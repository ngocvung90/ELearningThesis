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DB3344" w14:textId="3E735136" w:rsidR="00B56CE5" w:rsidRPr="00A7425F" w:rsidRDefault="00C6506B" w:rsidP="00F61250">
      <w:pPr>
        <w:spacing w:line="288" w:lineRule="auto"/>
        <w:jc w:val="center"/>
        <w:rPr>
          <w:szCs w:val="26"/>
        </w:rPr>
      </w:pPr>
      <w:r w:rsidRPr="00A7425F">
        <w:rPr>
          <w:noProof/>
          <w:szCs w:val="26"/>
        </w:rPr>
        <mc:AlternateContent>
          <mc:Choice Requires="wps">
            <w:drawing>
              <wp:anchor distT="0" distB="0" distL="114300" distR="114300" simplePos="0" relativeHeight="251657728" behindDoc="1" locked="0" layoutInCell="1" allowOverlap="1" wp14:anchorId="39B58B99" wp14:editId="6AA10615">
                <wp:simplePos x="0" y="0"/>
                <wp:positionH relativeFrom="column">
                  <wp:posOffset>-113030</wp:posOffset>
                </wp:positionH>
                <wp:positionV relativeFrom="paragraph">
                  <wp:posOffset>0</wp:posOffset>
                </wp:positionV>
                <wp:extent cx="5797550" cy="9258300"/>
                <wp:effectExtent l="0" t="0" r="19050" b="38100"/>
                <wp:wrapNone/>
                <wp:docPr id="1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8.85pt;margin-top:0;width:456.5pt;height:72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"/>
            </w:pict>
          </mc:Fallback>
        </mc:AlternateContent>
      </w:r>
    </w:p>
    <w:p w14:paraId="32169A2E" w14:textId="77777777" w:rsidR="00C11E54" w:rsidRPr="0074197F" w:rsidRDefault="00C11E54" w:rsidP="00C11E54">
      <w:pPr>
        <w:spacing w:line="288" w:lineRule="auto"/>
        <w:jc w:val="center"/>
        <w:rPr>
          <w:sz w:val="32"/>
          <w:szCs w:val="32"/>
        </w:rPr>
      </w:pPr>
      <w:r w:rsidRPr="0074197F">
        <w:rPr>
          <w:sz w:val="32"/>
          <w:szCs w:val="32"/>
        </w:rPr>
        <w:t>TRƯỜNG ĐẠI HỌC BÁCH KHOA HÀ NỘI</w:t>
      </w:r>
    </w:p>
    <w:p w14:paraId="2825B2CD" w14:textId="77777777" w:rsidR="00C11E54" w:rsidRPr="0074197F" w:rsidRDefault="00C11E54" w:rsidP="00C11E54">
      <w:pPr>
        <w:spacing w:line="288" w:lineRule="auto"/>
        <w:jc w:val="center"/>
        <w:rPr>
          <w:sz w:val="32"/>
          <w:szCs w:val="32"/>
        </w:rPr>
      </w:pPr>
      <w:r w:rsidRPr="0074197F">
        <w:rPr>
          <w:sz w:val="32"/>
          <w:szCs w:val="32"/>
        </w:rPr>
        <w:t>VIỆN CÔNG NGHỆ THÔNG TIN VÀ TRUYỀN THÔNG</w:t>
      </w:r>
    </w:p>
    <w:p w14:paraId="49491F04" w14:textId="77777777" w:rsidR="00C11E54" w:rsidRPr="0074197F" w:rsidRDefault="00C11E54" w:rsidP="00C11E54">
      <w:pPr>
        <w:spacing w:line="288" w:lineRule="auto"/>
        <w:jc w:val="center"/>
        <w:rPr>
          <w:sz w:val="32"/>
          <w:szCs w:val="32"/>
        </w:rPr>
      </w:pPr>
      <w:r w:rsidRPr="0074197F">
        <w:rPr>
          <w:sz w:val="32"/>
          <w:szCs w:val="32"/>
        </w:rPr>
        <w:t>─────── * ───────</w:t>
      </w:r>
    </w:p>
    <w:p w14:paraId="1537AD4E" w14:textId="77777777" w:rsidR="00C11E54" w:rsidRPr="0074197F" w:rsidRDefault="00C11E54" w:rsidP="00C11E54">
      <w:pPr>
        <w:spacing w:line="288" w:lineRule="auto"/>
      </w:pPr>
    </w:p>
    <w:p w14:paraId="14003C71" w14:textId="77777777" w:rsidR="00C11E54" w:rsidRPr="0074197F" w:rsidRDefault="00C11E54" w:rsidP="00C11E54">
      <w:pPr>
        <w:spacing w:line="288" w:lineRule="auto"/>
        <w:jc w:val="center"/>
      </w:pPr>
    </w:p>
    <w:p w14:paraId="681B69E1" w14:textId="77777777" w:rsidR="00C11E54" w:rsidRPr="0074197F" w:rsidRDefault="00C11E54" w:rsidP="00C11E54">
      <w:pPr>
        <w:spacing w:line="288" w:lineRule="auto"/>
        <w:jc w:val="center"/>
      </w:pPr>
    </w:p>
    <w:p w14:paraId="7EB9CABB" w14:textId="77777777" w:rsidR="00C11E54" w:rsidRPr="0074197F" w:rsidRDefault="00C11E54" w:rsidP="00C11E54">
      <w:pPr>
        <w:spacing w:line="288" w:lineRule="auto"/>
        <w:jc w:val="center"/>
      </w:pPr>
    </w:p>
    <w:p w14:paraId="38A35AA6" w14:textId="77777777" w:rsidR="00C11E54" w:rsidRPr="0074197F" w:rsidRDefault="00C11E54" w:rsidP="00C11E54">
      <w:pPr>
        <w:spacing w:line="288" w:lineRule="auto"/>
        <w:jc w:val="center"/>
        <w:rPr>
          <w:sz w:val="64"/>
          <w:szCs w:val="64"/>
        </w:rPr>
      </w:pPr>
      <w:r w:rsidRPr="0074197F">
        <w:rPr>
          <w:sz w:val="64"/>
          <w:szCs w:val="64"/>
        </w:rPr>
        <w:t>ĐỒ ÁN</w:t>
      </w:r>
    </w:p>
    <w:p w14:paraId="6DD96FBD" w14:textId="77777777" w:rsidR="00C11E54" w:rsidRPr="0074197F" w:rsidRDefault="00C11E54" w:rsidP="00C11E54">
      <w:pPr>
        <w:spacing w:line="288" w:lineRule="auto"/>
        <w:jc w:val="center"/>
        <w:rPr>
          <w:b/>
          <w:sz w:val="76"/>
          <w:szCs w:val="76"/>
        </w:rPr>
      </w:pPr>
      <w:r w:rsidRPr="0074197F">
        <w:rPr>
          <w:b/>
          <w:sz w:val="76"/>
          <w:szCs w:val="76"/>
        </w:rPr>
        <w:t>TỐT NGHIỆP ĐẠI HỌC</w:t>
      </w:r>
    </w:p>
    <w:p w14:paraId="49A092E8" w14:textId="4E05CD76" w:rsidR="00C11E54" w:rsidRPr="0074197F" w:rsidRDefault="00C11E54" w:rsidP="00C11E54">
      <w:pPr>
        <w:spacing w:before="240" w:line="288" w:lineRule="auto"/>
        <w:jc w:val="center"/>
        <w:rPr>
          <w:rFonts w:ascii="Arial" w:hAnsi="Arial" w:cs="Arial"/>
          <w:sz w:val="40"/>
          <w:szCs w:val="40"/>
        </w:rPr>
      </w:pPr>
      <w:r w:rsidRPr="0074197F">
        <w:rPr>
          <w:rFonts w:ascii="Arial" w:hAnsi="Arial" w:cs="Arial"/>
          <w:sz w:val="40"/>
          <w:szCs w:val="40"/>
        </w:rPr>
        <w:t xml:space="preserve">NGÀNH </w:t>
      </w:r>
      <w:r w:rsidR="00E1217B">
        <w:rPr>
          <w:rFonts w:ascii="Arial" w:hAnsi="Arial" w:cs="Arial"/>
          <w:sz w:val="40"/>
          <w:szCs w:val="40"/>
        </w:rPr>
        <w:t>CÔNG NGHỆ PHẦN MỀM</w:t>
      </w:r>
    </w:p>
    <w:p w14:paraId="3030A1D4" w14:textId="77777777" w:rsidR="00C11E54" w:rsidRPr="0074197F" w:rsidRDefault="00C11E54" w:rsidP="00C11E54">
      <w:pPr>
        <w:spacing w:line="288" w:lineRule="auto"/>
        <w:jc w:val="center"/>
      </w:pPr>
    </w:p>
    <w:p w14:paraId="54BD09CC" w14:textId="77777777" w:rsidR="00C11E54" w:rsidRPr="0074197F" w:rsidRDefault="00C11E54" w:rsidP="00C11E54">
      <w:pPr>
        <w:spacing w:line="288" w:lineRule="auto"/>
      </w:pPr>
    </w:p>
    <w:p w14:paraId="732DB165" w14:textId="77777777" w:rsidR="00C11E54" w:rsidRPr="0074197F" w:rsidRDefault="00C11E54" w:rsidP="00C11E54">
      <w:pPr>
        <w:spacing w:line="288" w:lineRule="auto"/>
        <w:jc w:val="center"/>
      </w:pPr>
    </w:p>
    <w:p w14:paraId="3AFB6B2D" w14:textId="77777777" w:rsidR="00C11E54" w:rsidRPr="0074197F" w:rsidRDefault="00C11E54" w:rsidP="00C11E54">
      <w:pPr>
        <w:spacing w:line="288" w:lineRule="auto"/>
      </w:pPr>
    </w:p>
    <w:p w14:paraId="4E1AE7FE" w14:textId="2ECCB746" w:rsidR="00DC4803" w:rsidRPr="0074197F" w:rsidRDefault="00DC4803" w:rsidP="00DC4803">
      <w:pPr>
        <w:spacing w:before="120" w:line="288" w:lineRule="auto"/>
        <w:jc w:val="center"/>
        <w:rPr>
          <w:b/>
          <w:sz w:val="44"/>
          <w:szCs w:val="44"/>
        </w:rPr>
      </w:pPr>
      <w:r w:rsidRPr="0074197F">
        <w:rPr>
          <w:b/>
          <w:sz w:val="44"/>
          <w:szCs w:val="44"/>
        </w:rPr>
        <w:t>NG</w:t>
      </w:r>
      <w:r>
        <w:rPr>
          <w:b/>
          <w:sz w:val="44"/>
          <w:szCs w:val="44"/>
        </w:rPr>
        <w:t>H</w:t>
      </w:r>
      <w:r w:rsidRPr="0074197F">
        <w:rPr>
          <w:b/>
          <w:sz w:val="44"/>
          <w:szCs w:val="44"/>
        </w:rPr>
        <w:t xml:space="preserve">IÊN CỨU VÀ XÂY DỰNG </w:t>
      </w:r>
      <w:r>
        <w:rPr>
          <w:b/>
          <w:sz w:val="44"/>
          <w:szCs w:val="44"/>
        </w:rPr>
        <w:t>ỨNG DỤNG BÁN HÀNG DỰA VỊ TRÍ</w:t>
      </w:r>
      <w:r w:rsidRPr="0074197F">
        <w:rPr>
          <w:b/>
          <w:sz w:val="44"/>
          <w:szCs w:val="44"/>
        </w:rPr>
        <w:t xml:space="preserve"> </w:t>
      </w:r>
    </w:p>
    <w:p w14:paraId="7942D8EE" w14:textId="6C4E6224" w:rsidR="00DC4803" w:rsidRPr="0074197F" w:rsidRDefault="00DC4803" w:rsidP="00DC4803">
      <w:pPr>
        <w:spacing w:before="120" w:line="288" w:lineRule="auto"/>
        <w:jc w:val="center"/>
        <w:rPr>
          <w:b/>
          <w:sz w:val="44"/>
          <w:szCs w:val="44"/>
        </w:rPr>
      </w:pPr>
    </w:p>
    <w:p w14:paraId="372ACB69" w14:textId="77777777" w:rsidR="00C11E54" w:rsidRPr="0074197F" w:rsidRDefault="00C11E54" w:rsidP="00C11E54">
      <w:pPr>
        <w:spacing w:line="288" w:lineRule="auto"/>
      </w:pPr>
    </w:p>
    <w:p w14:paraId="7FCA40E6" w14:textId="77777777" w:rsidR="00C11E54" w:rsidRPr="0074197F" w:rsidRDefault="00C11E54" w:rsidP="00C11E54">
      <w:pPr>
        <w:tabs>
          <w:tab w:val="left" w:pos="5760"/>
        </w:tabs>
        <w:spacing w:line="288" w:lineRule="auto"/>
      </w:pPr>
      <w:r w:rsidRPr="0074197F">
        <w:tab/>
      </w:r>
    </w:p>
    <w:p w14:paraId="0D28BBE2" w14:textId="77777777" w:rsidR="00C11E54" w:rsidRPr="0074197F" w:rsidRDefault="00C11E54" w:rsidP="00C11E54">
      <w:pPr>
        <w:spacing w:line="288" w:lineRule="auto"/>
      </w:pPr>
    </w:p>
    <w:p w14:paraId="6EBC782F" w14:textId="2802B93C" w:rsidR="00C11E54" w:rsidRPr="0074197F" w:rsidRDefault="00C11E54" w:rsidP="00C11E54">
      <w:pPr>
        <w:spacing w:line="288" w:lineRule="auto"/>
        <w:ind w:left="2880" w:firstLine="360"/>
        <w:rPr>
          <w:sz w:val="28"/>
          <w:szCs w:val="28"/>
        </w:rPr>
      </w:pPr>
      <w:r w:rsidRPr="0074197F">
        <w:rPr>
          <w:sz w:val="28"/>
          <w:szCs w:val="28"/>
        </w:rPr>
        <w:t xml:space="preserve">Sinh viên thực hiện  : </w:t>
      </w:r>
      <w:r w:rsidR="000637F8">
        <w:rPr>
          <w:b/>
          <w:sz w:val="28"/>
          <w:szCs w:val="28"/>
        </w:rPr>
        <w:t>Đặng Văn Long</w:t>
      </w:r>
    </w:p>
    <w:p w14:paraId="4F5B8DEC" w14:textId="239F9BEC" w:rsidR="00C11E54" w:rsidRPr="0074197F" w:rsidRDefault="00C11E54" w:rsidP="00C11E54">
      <w:pPr>
        <w:spacing w:line="288" w:lineRule="auto"/>
        <w:ind w:left="5760"/>
        <w:rPr>
          <w:sz w:val="28"/>
          <w:szCs w:val="28"/>
        </w:rPr>
      </w:pPr>
      <w:r w:rsidRPr="0074197F">
        <w:rPr>
          <w:sz w:val="28"/>
          <w:szCs w:val="28"/>
        </w:rPr>
        <w:t>Lớp CNTT 2 - K</w:t>
      </w:r>
      <w:r w:rsidR="000637F8">
        <w:rPr>
          <w:sz w:val="28"/>
          <w:szCs w:val="28"/>
        </w:rPr>
        <w:t>55</w:t>
      </w:r>
    </w:p>
    <w:p w14:paraId="0660717A" w14:textId="671C44A7" w:rsidR="00C11E54" w:rsidRPr="0074197F" w:rsidRDefault="00C11E54" w:rsidP="00C11E54">
      <w:pPr>
        <w:spacing w:line="288" w:lineRule="auto"/>
        <w:ind w:left="5760" w:hanging="2520"/>
        <w:rPr>
          <w:b/>
          <w:i/>
          <w:sz w:val="28"/>
          <w:szCs w:val="28"/>
        </w:rPr>
      </w:pPr>
      <w:r w:rsidRPr="0074197F">
        <w:rPr>
          <w:sz w:val="28"/>
          <w:szCs w:val="28"/>
        </w:rPr>
        <w:t>Giáo viên hướng dẫn: TS.</w:t>
      </w:r>
      <w:r w:rsidR="000637F8">
        <w:rPr>
          <w:b/>
          <w:sz w:val="28"/>
          <w:szCs w:val="28"/>
        </w:rPr>
        <w:t>Nguyễn Thanh Hùng</w:t>
      </w:r>
    </w:p>
    <w:p w14:paraId="3CEE0786" w14:textId="77777777" w:rsidR="00C11E54" w:rsidRPr="0074197F" w:rsidRDefault="00C11E54" w:rsidP="00C11E54">
      <w:pPr>
        <w:spacing w:line="288" w:lineRule="auto"/>
      </w:pPr>
    </w:p>
    <w:p w14:paraId="12A36DFC" w14:textId="77777777" w:rsidR="00C11E54" w:rsidRPr="0074197F" w:rsidRDefault="00C11E54" w:rsidP="00C11E54">
      <w:pPr>
        <w:spacing w:line="288" w:lineRule="auto"/>
      </w:pPr>
    </w:p>
    <w:p w14:paraId="22BF08E8" w14:textId="77777777" w:rsidR="00C11E54" w:rsidRPr="0074197F" w:rsidRDefault="00C11E54" w:rsidP="00C11E54">
      <w:pPr>
        <w:spacing w:line="288" w:lineRule="auto"/>
      </w:pPr>
    </w:p>
    <w:p w14:paraId="15C57424" w14:textId="77777777" w:rsidR="00C11E54" w:rsidRDefault="00C11E54" w:rsidP="00C11E54">
      <w:pPr>
        <w:spacing w:line="288" w:lineRule="auto"/>
        <w:jc w:val="center"/>
        <w:rPr>
          <w:sz w:val="32"/>
          <w:szCs w:val="32"/>
        </w:rPr>
      </w:pPr>
    </w:p>
    <w:p w14:paraId="4D89CCDC" w14:textId="77777777" w:rsidR="00F63652" w:rsidRPr="0074197F" w:rsidRDefault="00F63652" w:rsidP="003A4A7A">
      <w:pPr>
        <w:spacing w:line="288" w:lineRule="auto"/>
        <w:rPr>
          <w:sz w:val="32"/>
          <w:szCs w:val="32"/>
        </w:rPr>
      </w:pPr>
    </w:p>
    <w:p w14:paraId="530543F9" w14:textId="7BD2E18A" w:rsidR="00C11E54" w:rsidRPr="0074197F" w:rsidRDefault="00C11E54" w:rsidP="00C11E54">
      <w:pPr>
        <w:spacing w:line="288" w:lineRule="auto"/>
        <w:jc w:val="center"/>
        <w:rPr>
          <w:sz w:val="32"/>
          <w:szCs w:val="32"/>
        </w:rPr>
      </w:pPr>
      <w:r w:rsidRPr="0074197F">
        <w:rPr>
          <w:sz w:val="32"/>
          <w:szCs w:val="32"/>
        </w:rPr>
        <w:t>HÀ NỘI 5-201</w:t>
      </w:r>
      <w:r>
        <w:rPr>
          <w:sz w:val="32"/>
          <w:szCs w:val="32"/>
        </w:rPr>
        <w:t>5</w:t>
      </w:r>
    </w:p>
    <w:p w14:paraId="01029651" w14:textId="51EF0BA9" w:rsidR="00D218BC" w:rsidRPr="00B15838" w:rsidRDefault="00145403" w:rsidP="0069036E">
      <w:pPr>
        <w:pStyle w:val="Heading1"/>
      </w:pPr>
      <w:r>
        <w:rPr>
          <w:szCs w:val="26"/>
        </w:rPr>
        <w:br w:type="page"/>
      </w:r>
      <w:bookmarkStart w:id="0" w:name="_Toc388113249"/>
      <w:bookmarkStart w:id="1" w:name="_Toc262138418"/>
      <w:bookmarkStart w:id="2" w:name="_Toc388288913"/>
      <w:bookmarkStart w:id="3" w:name="_Toc262198011"/>
      <w:bookmarkStart w:id="4" w:name="_Toc263056530"/>
      <w:bookmarkStart w:id="5" w:name="_Toc293785707"/>
      <w:r w:rsidR="00D218BC" w:rsidRPr="00B15838">
        <w:lastRenderedPageBreak/>
        <w:t>PHIẾU GIAO NHIỆM VỤ ĐỒ ÁN TỐT NGHIỆP</w:t>
      </w:r>
      <w:bookmarkEnd w:id="0"/>
      <w:bookmarkEnd w:id="1"/>
      <w:bookmarkEnd w:id="2"/>
      <w:bookmarkEnd w:id="3"/>
      <w:bookmarkEnd w:id="4"/>
      <w:bookmarkEnd w:id="5"/>
    </w:p>
    <w:p w14:paraId="5B4D598C" w14:textId="77777777" w:rsidR="00B56CE5" w:rsidRPr="00A7425F" w:rsidRDefault="00B56CE5" w:rsidP="00F61250">
      <w:pPr>
        <w:spacing w:line="288" w:lineRule="auto"/>
        <w:rPr>
          <w:szCs w:val="26"/>
        </w:rPr>
      </w:pPr>
    </w:p>
    <w:p w14:paraId="41712B93" w14:textId="77777777" w:rsidR="00FF57C4" w:rsidRPr="00A7425F" w:rsidRDefault="00FF57C4" w:rsidP="00F61250">
      <w:pPr>
        <w:spacing w:line="288" w:lineRule="auto"/>
        <w:jc w:val="both"/>
        <w:rPr>
          <w:szCs w:val="26"/>
        </w:rPr>
      </w:pPr>
      <w:r w:rsidRPr="00A7425F">
        <w:rPr>
          <w:szCs w:val="26"/>
        </w:rPr>
        <w:t>1. Thông tin về sinh viên</w:t>
      </w:r>
    </w:p>
    <w:p w14:paraId="2DA171EE" w14:textId="6DD947FE" w:rsidR="00FF57C4" w:rsidRPr="00A7425F" w:rsidRDefault="00FF57C4" w:rsidP="00F61250">
      <w:pPr>
        <w:spacing w:line="288" w:lineRule="auto"/>
        <w:jc w:val="both"/>
        <w:rPr>
          <w:szCs w:val="26"/>
        </w:rPr>
      </w:pPr>
      <w:r w:rsidRPr="00A7425F">
        <w:rPr>
          <w:szCs w:val="26"/>
        </w:rPr>
        <w:t xml:space="preserve">Họ và tên sinh viên: </w:t>
      </w:r>
      <w:r w:rsidR="00E03C7F" w:rsidRPr="00A7425F">
        <w:rPr>
          <w:szCs w:val="26"/>
        </w:rPr>
        <w:t>Đặng Văn Long</w:t>
      </w:r>
    </w:p>
    <w:p w14:paraId="259C94E6" w14:textId="20FEE274" w:rsidR="00FF57C4" w:rsidRPr="00A7425F" w:rsidRDefault="00FF57C4" w:rsidP="00F61250">
      <w:pPr>
        <w:spacing w:line="288" w:lineRule="auto"/>
        <w:jc w:val="both"/>
        <w:rPr>
          <w:szCs w:val="26"/>
        </w:rPr>
      </w:pPr>
      <w:r w:rsidRPr="00A7425F">
        <w:rPr>
          <w:szCs w:val="26"/>
        </w:rPr>
        <w:t>Điện thoại liên lạc</w:t>
      </w:r>
      <w:r w:rsidR="00E03C7F" w:rsidRPr="00A7425F">
        <w:rPr>
          <w:szCs w:val="26"/>
        </w:rPr>
        <w:t>: 0989868965</w:t>
      </w:r>
      <w:r w:rsidR="00B56CE5" w:rsidRPr="00A7425F">
        <w:rPr>
          <w:szCs w:val="26"/>
        </w:rPr>
        <w:tab/>
      </w:r>
      <w:r w:rsidR="00B56CE5" w:rsidRPr="00A7425F">
        <w:rPr>
          <w:szCs w:val="26"/>
        </w:rPr>
        <w:tab/>
      </w:r>
      <w:r w:rsidR="00B56CE5" w:rsidRPr="00A7425F">
        <w:rPr>
          <w:szCs w:val="26"/>
        </w:rPr>
        <w:tab/>
      </w:r>
      <w:r w:rsidRPr="00A7425F">
        <w:rPr>
          <w:szCs w:val="26"/>
        </w:rPr>
        <w:t xml:space="preserve">Email: </w:t>
      </w:r>
      <w:r w:rsidR="00E03C7F" w:rsidRPr="00A7425F">
        <w:rPr>
          <w:szCs w:val="26"/>
        </w:rPr>
        <w:t>dangvanlongbkhn</w:t>
      </w:r>
      <w:r w:rsidR="00B56CE5" w:rsidRPr="00A7425F">
        <w:rPr>
          <w:szCs w:val="26"/>
        </w:rPr>
        <w:t>@gmail.com</w:t>
      </w:r>
    </w:p>
    <w:p w14:paraId="03090271" w14:textId="1F26B234" w:rsidR="00FF57C4" w:rsidRPr="00A7425F" w:rsidRDefault="00FF57C4" w:rsidP="00F61250">
      <w:pPr>
        <w:spacing w:line="288" w:lineRule="auto"/>
        <w:jc w:val="both"/>
        <w:rPr>
          <w:szCs w:val="26"/>
        </w:rPr>
      </w:pPr>
      <w:r w:rsidRPr="00A7425F">
        <w:rPr>
          <w:szCs w:val="26"/>
        </w:rPr>
        <w:t xml:space="preserve">Lớp: </w:t>
      </w:r>
      <w:r w:rsidRPr="00A7425F">
        <w:rPr>
          <w:szCs w:val="26"/>
        </w:rPr>
        <w:tab/>
      </w:r>
      <w:r w:rsidRPr="00A7425F">
        <w:rPr>
          <w:szCs w:val="26"/>
        </w:rPr>
        <w:tab/>
      </w:r>
      <w:r w:rsidR="00E35F3F" w:rsidRPr="00A7425F">
        <w:rPr>
          <w:szCs w:val="26"/>
        </w:rPr>
        <w:t>CNTT2</w:t>
      </w:r>
      <w:r w:rsidR="00E03C7F" w:rsidRPr="00A7425F">
        <w:rPr>
          <w:szCs w:val="26"/>
        </w:rPr>
        <w:t xml:space="preserve"> - k55</w:t>
      </w:r>
      <w:r w:rsidRPr="00A7425F">
        <w:rPr>
          <w:szCs w:val="26"/>
        </w:rPr>
        <w:tab/>
      </w:r>
      <w:r w:rsidRPr="00A7425F">
        <w:rPr>
          <w:szCs w:val="26"/>
        </w:rPr>
        <w:tab/>
        <w:t>Hệ đào tạo:</w:t>
      </w:r>
      <w:r w:rsidR="00E35F3F" w:rsidRPr="00A7425F">
        <w:rPr>
          <w:szCs w:val="26"/>
        </w:rPr>
        <w:tab/>
        <w:t>Đại học</w:t>
      </w:r>
    </w:p>
    <w:p w14:paraId="0BAF5616" w14:textId="2A8F2C1D" w:rsidR="00FF57C4" w:rsidRPr="00A7425F" w:rsidRDefault="00FF57C4" w:rsidP="00F61250">
      <w:pPr>
        <w:spacing w:line="288" w:lineRule="auto"/>
        <w:jc w:val="both"/>
        <w:rPr>
          <w:szCs w:val="26"/>
        </w:rPr>
      </w:pPr>
      <w:r w:rsidRPr="00A7425F">
        <w:rPr>
          <w:szCs w:val="26"/>
        </w:rPr>
        <w:t xml:space="preserve">Đồ án tốt nghiệp được thực hiện tại: </w:t>
      </w:r>
    </w:p>
    <w:p w14:paraId="608643D6" w14:textId="4E9C260A" w:rsidR="00FF57C4" w:rsidRPr="00A7425F" w:rsidRDefault="00FF57C4" w:rsidP="00F61250">
      <w:pPr>
        <w:spacing w:line="288" w:lineRule="auto"/>
        <w:jc w:val="both"/>
        <w:rPr>
          <w:szCs w:val="26"/>
        </w:rPr>
      </w:pPr>
      <w:r w:rsidRPr="00A7425F">
        <w:rPr>
          <w:szCs w:val="26"/>
        </w:rPr>
        <w:t>Thời gian làm ĐATN</w:t>
      </w:r>
      <w:r w:rsidR="001F4A93" w:rsidRPr="00A7425F">
        <w:rPr>
          <w:szCs w:val="26"/>
        </w:rPr>
        <w:t>: Từ ngày 12</w:t>
      </w:r>
      <w:r w:rsidR="008F4509" w:rsidRPr="00A7425F">
        <w:rPr>
          <w:szCs w:val="26"/>
        </w:rPr>
        <w:t xml:space="preserve">  / </w:t>
      </w:r>
      <w:r w:rsidR="001F4A93" w:rsidRPr="00A7425F">
        <w:rPr>
          <w:szCs w:val="26"/>
        </w:rPr>
        <w:t>02</w:t>
      </w:r>
      <w:r w:rsidR="00E03C7F" w:rsidRPr="00A7425F">
        <w:rPr>
          <w:szCs w:val="26"/>
        </w:rPr>
        <w:t xml:space="preserve"> / 2015</w:t>
      </w:r>
      <w:r w:rsidR="00E35F3F" w:rsidRPr="00A7425F">
        <w:rPr>
          <w:szCs w:val="26"/>
        </w:rPr>
        <w:t xml:space="preserve">  đến   </w:t>
      </w:r>
      <w:r w:rsidR="00961449" w:rsidRPr="00A7425F">
        <w:rPr>
          <w:szCs w:val="26"/>
        </w:rPr>
        <w:t>30</w:t>
      </w:r>
      <w:r w:rsidR="00E35F3F" w:rsidRPr="00A7425F">
        <w:rPr>
          <w:szCs w:val="26"/>
        </w:rPr>
        <w:t xml:space="preserve">  / </w:t>
      </w:r>
      <w:r w:rsidR="001F4A93" w:rsidRPr="00A7425F">
        <w:rPr>
          <w:szCs w:val="26"/>
        </w:rPr>
        <w:t>0</w:t>
      </w:r>
      <w:r w:rsidR="00E35F3F" w:rsidRPr="00A7425F">
        <w:rPr>
          <w:szCs w:val="26"/>
        </w:rPr>
        <w:t xml:space="preserve">5 </w:t>
      </w:r>
      <w:r w:rsidR="002108A5" w:rsidRPr="00A7425F">
        <w:rPr>
          <w:szCs w:val="26"/>
        </w:rPr>
        <w:t>/</w:t>
      </w:r>
      <w:r w:rsidR="00E03C7F" w:rsidRPr="00A7425F">
        <w:rPr>
          <w:szCs w:val="26"/>
        </w:rPr>
        <w:t xml:space="preserve"> 2015</w:t>
      </w:r>
    </w:p>
    <w:p w14:paraId="19E56245" w14:textId="77777777" w:rsidR="00D218BC" w:rsidRPr="00A7425F" w:rsidRDefault="00D218BC" w:rsidP="00F61250">
      <w:pPr>
        <w:spacing w:line="288" w:lineRule="auto"/>
        <w:jc w:val="both"/>
        <w:rPr>
          <w:szCs w:val="26"/>
        </w:rPr>
      </w:pPr>
    </w:p>
    <w:p w14:paraId="0FF7AD16" w14:textId="77777777" w:rsidR="00D218BC" w:rsidRPr="00A7425F" w:rsidRDefault="00FF57C4" w:rsidP="00F61250">
      <w:pPr>
        <w:spacing w:line="288" w:lineRule="auto"/>
        <w:jc w:val="both"/>
        <w:rPr>
          <w:szCs w:val="26"/>
        </w:rPr>
      </w:pPr>
      <w:r w:rsidRPr="00A7425F">
        <w:rPr>
          <w:szCs w:val="26"/>
        </w:rPr>
        <w:t>2</w:t>
      </w:r>
      <w:r w:rsidR="00D218BC" w:rsidRPr="00A7425F">
        <w:rPr>
          <w:szCs w:val="26"/>
        </w:rPr>
        <w:t xml:space="preserve">. </w:t>
      </w:r>
      <w:r w:rsidR="003F12EF" w:rsidRPr="00A7425F">
        <w:rPr>
          <w:szCs w:val="26"/>
        </w:rPr>
        <w:t>Mục đích nội dung của ĐATN</w:t>
      </w:r>
    </w:p>
    <w:p w14:paraId="18E5FB9A" w14:textId="131F22FF" w:rsidR="0036526C" w:rsidRPr="00A7425F" w:rsidRDefault="0036526C" w:rsidP="00D162DF">
      <w:pPr>
        <w:pStyle w:val="ListParagraph"/>
        <w:numPr>
          <w:ilvl w:val="0"/>
          <w:numId w:val="13"/>
        </w:numPr>
        <w:spacing w:line="288" w:lineRule="auto"/>
        <w:jc w:val="both"/>
        <w:rPr>
          <w:rFonts w:ascii="Times New Roman" w:hAnsi="Times New Roman"/>
          <w:sz w:val="26"/>
          <w:szCs w:val="26"/>
        </w:rPr>
      </w:pPr>
      <w:r w:rsidRPr="00A7425F">
        <w:rPr>
          <w:rFonts w:ascii="Times New Roman" w:hAnsi="Times New Roman"/>
          <w:sz w:val="26"/>
          <w:szCs w:val="26"/>
        </w:rPr>
        <w:t>Tìm hiểu về nền tảng xây dựng web của Google</w:t>
      </w:r>
    </w:p>
    <w:p w14:paraId="7E407028" w14:textId="668BFE77" w:rsidR="0036526C" w:rsidRPr="00A7425F" w:rsidRDefault="0036526C" w:rsidP="00D162DF">
      <w:pPr>
        <w:pStyle w:val="ListParagraph"/>
        <w:numPr>
          <w:ilvl w:val="0"/>
          <w:numId w:val="13"/>
        </w:numPr>
        <w:spacing w:line="288" w:lineRule="auto"/>
        <w:jc w:val="both"/>
        <w:rPr>
          <w:rFonts w:ascii="Times New Roman" w:hAnsi="Times New Roman"/>
          <w:sz w:val="26"/>
          <w:szCs w:val="26"/>
        </w:rPr>
      </w:pPr>
      <w:r w:rsidRPr="00A7425F">
        <w:rPr>
          <w:rFonts w:ascii="Times New Roman" w:hAnsi="Times New Roman"/>
          <w:sz w:val="26"/>
          <w:szCs w:val="26"/>
        </w:rPr>
        <w:t>Xây dựng ứng dụng bán hàng dựa vị trí đa nền tảng (Android,iOS,web….)</w:t>
      </w:r>
    </w:p>
    <w:p w14:paraId="49CF848C" w14:textId="77777777" w:rsidR="00D218BC" w:rsidRPr="00A7425F" w:rsidRDefault="00D218BC" w:rsidP="00F61250">
      <w:pPr>
        <w:spacing w:line="288" w:lineRule="auto"/>
        <w:jc w:val="both"/>
        <w:rPr>
          <w:szCs w:val="26"/>
        </w:rPr>
      </w:pPr>
    </w:p>
    <w:p w14:paraId="391CC16E" w14:textId="77777777" w:rsidR="00031FC4" w:rsidRPr="00A7425F" w:rsidRDefault="00FF57C4" w:rsidP="00F61250">
      <w:pPr>
        <w:spacing w:line="288" w:lineRule="auto"/>
        <w:jc w:val="both"/>
        <w:rPr>
          <w:szCs w:val="26"/>
        </w:rPr>
      </w:pPr>
      <w:r w:rsidRPr="00A7425F">
        <w:rPr>
          <w:szCs w:val="26"/>
        </w:rPr>
        <w:t>3</w:t>
      </w:r>
      <w:r w:rsidR="00D218BC" w:rsidRPr="00A7425F">
        <w:rPr>
          <w:szCs w:val="26"/>
        </w:rPr>
        <w:t xml:space="preserve">. Các nhiệm vụ cụ thể của ĐATN </w:t>
      </w:r>
    </w:p>
    <w:p w14:paraId="1F35793F" w14:textId="473F5A00" w:rsidR="00D218BC" w:rsidRPr="00A7425F" w:rsidRDefault="00031FC4" w:rsidP="00D162DF">
      <w:pPr>
        <w:numPr>
          <w:ilvl w:val="0"/>
          <w:numId w:val="6"/>
        </w:numPr>
        <w:spacing w:line="288" w:lineRule="auto"/>
        <w:jc w:val="both"/>
        <w:rPr>
          <w:szCs w:val="26"/>
        </w:rPr>
      </w:pPr>
      <w:r w:rsidRPr="00A7425F">
        <w:rPr>
          <w:szCs w:val="26"/>
        </w:rPr>
        <w:t xml:space="preserve">Tìm hiểu </w:t>
      </w:r>
      <w:r w:rsidR="001B198A" w:rsidRPr="00A7425F">
        <w:rPr>
          <w:szCs w:val="26"/>
        </w:rPr>
        <w:t xml:space="preserve">về </w:t>
      </w:r>
      <w:r w:rsidR="00B37E56" w:rsidRPr="00A7425F">
        <w:rPr>
          <w:szCs w:val="26"/>
        </w:rPr>
        <w:t xml:space="preserve">framword </w:t>
      </w:r>
      <w:r w:rsidR="001B198A" w:rsidRPr="00A7425F">
        <w:rPr>
          <w:szCs w:val="26"/>
        </w:rPr>
        <w:t>Google Web Toolkit</w:t>
      </w:r>
      <w:r w:rsidR="00B37E56" w:rsidRPr="00A7425F">
        <w:rPr>
          <w:szCs w:val="26"/>
        </w:rPr>
        <w:t>.</w:t>
      </w:r>
    </w:p>
    <w:p w14:paraId="61792905" w14:textId="47594881" w:rsidR="00031FC4" w:rsidRPr="00A7425F" w:rsidRDefault="00B37E56" w:rsidP="00D162DF">
      <w:pPr>
        <w:numPr>
          <w:ilvl w:val="0"/>
          <w:numId w:val="6"/>
        </w:numPr>
        <w:spacing w:line="288" w:lineRule="auto"/>
        <w:jc w:val="both"/>
        <w:rPr>
          <w:szCs w:val="26"/>
        </w:rPr>
      </w:pPr>
      <w:r w:rsidRPr="00A7425F">
        <w:rPr>
          <w:szCs w:val="26"/>
        </w:rPr>
        <w:t>Tìm hiểu về nền tảng Google App Engine cho Java để xây dựng ứng dụng web.</w:t>
      </w:r>
    </w:p>
    <w:p w14:paraId="4E4FDCCC" w14:textId="3F47847F" w:rsidR="00D218BC" w:rsidRPr="00A7425F" w:rsidRDefault="00B37E56" w:rsidP="00D162DF">
      <w:pPr>
        <w:numPr>
          <w:ilvl w:val="0"/>
          <w:numId w:val="6"/>
        </w:numPr>
        <w:spacing w:line="288" w:lineRule="auto"/>
        <w:jc w:val="both"/>
        <w:rPr>
          <w:szCs w:val="26"/>
        </w:rPr>
      </w:pPr>
      <w:r w:rsidRPr="00A7425F">
        <w:rPr>
          <w:szCs w:val="26"/>
        </w:rPr>
        <w:t>Demo được ứng dụng bán hàng dựa vị tr</w:t>
      </w:r>
      <w:r w:rsidR="005C3362" w:rsidRPr="00A7425F">
        <w:rPr>
          <w:szCs w:val="26"/>
        </w:rPr>
        <w:t>í trên nền tảng web và mobile</w:t>
      </w:r>
      <w:r w:rsidRPr="00A7425F">
        <w:rPr>
          <w:szCs w:val="26"/>
        </w:rPr>
        <w:t>.</w:t>
      </w:r>
    </w:p>
    <w:p w14:paraId="68D6511E" w14:textId="77777777" w:rsidR="00D218BC" w:rsidRPr="00A7425F" w:rsidRDefault="00FF57C4" w:rsidP="00F61250">
      <w:pPr>
        <w:spacing w:line="288" w:lineRule="auto"/>
        <w:jc w:val="both"/>
        <w:rPr>
          <w:szCs w:val="26"/>
        </w:rPr>
      </w:pPr>
      <w:r w:rsidRPr="00A7425F">
        <w:rPr>
          <w:szCs w:val="26"/>
        </w:rPr>
        <w:t>4</w:t>
      </w:r>
      <w:r w:rsidR="00D218BC" w:rsidRPr="00A7425F">
        <w:rPr>
          <w:szCs w:val="26"/>
        </w:rPr>
        <w:t>. Lời c</w:t>
      </w:r>
      <w:r w:rsidR="003F12EF" w:rsidRPr="00A7425F">
        <w:rPr>
          <w:szCs w:val="26"/>
        </w:rPr>
        <w:t>a</w:t>
      </w:r>
      <w:r w:rsidR="00D218BC" w:rsidRPr="00A7425F">
        <w:rPr>
          <w:szCs w:val="26"/>
        </w:rPr>
        <w:t>m đoan của sinh viên:</w:t>
      </w:r>
    </w:p>
    <w:p w14:paraId="00F2E6B6" w14:textId="265F1733" w:rsidR="00D218BC" w:rsidRPr="00A7425F" w:rsidRDefault="00552B7F" w:rsidP="00F61250">
      <w:pPr>
        <w:spacing w:line="288" w:lineRule="auto"/>
        <w:jc w:val="both"/>
        <w:rPr>
          <w:szCs w:val="26"/>
        </w:rPr>
      </w:pPr>
      <w:r w:rsidRPr="00A7425F">
        <w:rPr>
          <w:szCs w:val="26"/>
        </w:rPr>
        <w:tab/>
      </w:r>
      <w:r w:rsidR="007B558A" w:rsidRPr="00A7425F">
        <w:rPr>
          <w:szCs w:val="26"/>
        </w:rPr>
        <w:t>Em</w:t>
      </w:r>
      <w:r w:rsidR="00D218BC" w:rsidRPr="00A7425F">
        <w:rPr>
          <w:szCs w:val="26"/>
        </w:rPr>
        <w:t xml:space="preserve"> </w:t>
      </w:r>
      <w:r w:rsidR="00FB223C" w:rsidRPr="00A7425F">
        <w:rPr>
          <w:szCs w:val="26"/>
        </w:rPr>
        <w:t>–</w:t>
      </w:r>
      <w:r w:rsidR="00D218BC" w:rsidRPr="00A7425F">
        <w:rPr>
          <w:szCs w:val="26"/>
        </w:rPr>
        <w:t xml:space="preserve"> </w:t>
      </w:r>
      <w:r w:rsidR="00FB223C" w:rsidRPr="00A7425F">
        <w:rPr>
          <w:i/>
          <w:iCs/>
          <w:szCs w:val="26"/>
        </w:rPr>
        <w:t>Đặng Văn Long</w:t>
      </w:r>
      <w:r w:rsidR="00D218BC" w:rsidRPr="00A7425F">
        <w:rPr>
          <w:szCs w:val="26"/>
        </w:rPr>
        <w:t xml:space="preserve"> - cam kết ĐATN là công trình nghiên cứu của bản thân </w:t>
      </w:r>
      <w:r w:rsidR="00952ECB" w:rsidRPr="00A7425F">
        <w:rPr>
          <w:szCs w:val="26"/>
        </w:rPr>
        <w:t>em</w:t>
      </w:r>
      <w:r w:rsidR="00D218BC" w:rsidRPr="00A7425F">
        <w:rPr>
          <w:szCs w:val="26"/>
        </w:rPr>
        <w:t xml:space="preserve"> dưới sự hướng dẫn của </w:t>
      </w:r>
      <w:r w:rsidR="00FB223C" w:rsidRPr="00A7425F">
        <w:rPr>
          <w:i/>
          <w:iCs/>
          <w:szCs w:val="26"/>
        </w:rPr>
        <w:t>TS.Nguyễn Thanh Hùng</w:t>
      </w:r>
      <w:r w:rsidR="00D218BC" w:rsidRPr="00A7425F">
        <w:rPr>
          <w:szCs w:val="26"/>
        </w:rPr>
        <w:t xml:space="preserve">. </w:t>
      </w:r>
    </w:p>
    <w:p w14:paraId="01897C6F" w14:textId="77777777" w:rsidR="003F12EF" w:rsidRPr="00A7425F" w:rsidRDefault="00552B7F" w:rsidP="00F61250">
      <w:pPr>
        <w:spacing w:line="288" w:lineRule="auto"/>
        <w:jc w:val="both"/>
        <w:rPr>
          <w:szCs w:val="26"/>
        </w:rPr>
      </w:pPr>
      <w:r w:rsidRPr="00A7425F">
        <w:rPr>
          <w:szCs w:val="26"/>
        </w:rPr>
        <w:tab/>
      </w:r>
      <w:r w:rsidR="00D218BC" w:rsidRPr="00A7425F">
        <w:rPr>
          <w:szCs w:val="26"/>
        </w:rPr>
        <w:t>Các kết quả nêu trong ĐATN là trung thực, không phải là sao chép toàn văn của bất kỳ công trình nào khác.</w:t>
      </w:r>
    </w:p>
    <w:tbl>
      <w:tblPr>
        <w:tblW w:w="0" w:type="auto"/>
        <w:tblLook w:val="01E0" w:firstRow="1" w:lastRow="1" w:firstColumn="1" w:lastColumn="1" w:noHBand="0" w:noVBand="0"/>
      </w:tblPr>
      <w:tblGrid>
        <w:gridCol w:w="4499"/>
        <w:gridCol w:w="4499"/>
      </w:tblGrid>
      <w:tr w:rsidR="003F12EF" w:rsidRPr="00A7425F" w14:paraId="0C885BE1" w14:textId="77777777">
        <w:tc>
          <w:tcPr>
            <w:tcW w:w="4502" w:type="dxa"/>
          </w:tcPr>
          <w:p w14:paraId="1277572A" w14:textId="77777777" w:rsidR="003F12EF" w:rsidRPr="00A7425F" w:rsidRDefault="003F12EF" w:rsidP="00F61250">
            <w:pPr>
              <w:spacing w:line="288" w:lineRule="auto"/>
              <w:jc w:val="both"/>
              <w:rPr>
                <w:i/>
                <w:iCs/>
                <w:szCs w:val="26"/>
              </w:rPr>
            </w:pPr>
          </w:p>
        </w:tc>
        <w:tc>
          <w:tcPr>
            <w:tcW w:w="4502" w:type="dxa"/>
          </w:tcPr>
          <w:p w14:paraId="0757A503" w14:textId="241113BF" w:rsidR="003F12EF" w:rsidRPr="00A7425F" w:rsidRDefault="003F12EF" w:rsidP="00F61250">
            <w:pPr>
              <w:spacing w:line="288" w:lineRule="auto"/>
              <w:jc w:val="center"/>
              <w:rPr>
                <w:i/>
                <w:szCs w:val="26"/>
              </w:rPr>
            </w:pPr>
            <w:r w:rsidRPr="00A7425F">
              <w:rPr>
                <w:i/>
                <w:szCs w:val="26"/>
              </w:rPr>
              <w:t xml:space="preserve">Hà Nội, ngày </w:t>
            </w:r>
            <w:r w:rsidR="00961449" w:rsidRPr="00A7425F">
              <w:rPr>
                <w:i/>
                <w:szCs w:val="26"/>
              </w:rPr>
              <w:t>30</w:t>
            </w:r>
            <w:r w:rsidR="009642AD" w:rsidRPr="00A7425F">
              <w:rPr>
                <w:i/>
                <w:szCs w:val="26"/>
              </w:rPr>
              <w:t xml:space="preserve"> </w:t>
            </w:r>
            <w:r w:rsidRPr="00A7425F">
              <w:rPr>
                <w:i/>
                <w:szCs w:val="26"/>
              </w:rPr>
              <w:t xml:space="preserve">tháng </w:t>
            </w:r>
            <w:r w:rsidR="00E35F3F" w:rsidRPr="00A7425F">
              <w:rPr>
                <w:i/>
                <w:szCs w:val="26"/>
              </w:rPr>
              <w:t>5</w:t>
            </w:r>
            <w:r w:rsidRPr="00A7425F">
              <w:rPr>
                <w:i/>
                <w:szCs w:val="26"/>
              </w:rPr>
              <w:t xml:space="preserve"> năm</w:t>
            </w:r>
            <w:r w:rsidR="00772A2A" w:rsidRPr="00A7425F">
              <w:rPr>
                <w:i/>
                <w:szCs w:val="26"/>
              </w:rPr>
              <w:t xml:space="preserve"> 2015</w:t>
            </w:r>
          </w:p>
          <w:p w14:paraId="48621881" w14:textId="77777777" w:rsidR="003F12EF" w:rsidRPr="00A7425F" w:rsidRDefault="007F1D0D" w:rsidP="00F61250">
            <w:pPr>
              <w:spacing w:line="288" w:lineRule="auto"/>
              <w:jc w:val="center"/>
              <w:rPr>
                <w:szCs w:val="26"/>
              </w:rPr>
            </w:pPr>
            <w:r w:rsidRPr="00A7425F">
              <w:rPr>
                <w:szCs w:val="26"/>
              </w:rPr>
              <w:t>Tác giả ĐATN</w:t>
            </w:r>
          </w:p>
          <w:p w14:paraId="7652D5BA" w14:textId="77777777" w:rsidR="003F12EF" w:rsidRPr="00A7425F" w:rsidRDefault="003F12EF" w:rsidP="00F61250">
            <w:pPr>
              <w:spacing w:line="288" w:lineRule="auto"/>
              <w:jc w:val="center"/>
              <w:rPr>
                <w:szCs w:val="26"/>
              </w:rPr>
            </w:pPr>
          </w:p>
          <w:p w14:paraId="62DE4664" w14:textId="77777777" w:rsidR="006E7802" w:rsidRPr="00A7425F" w:rsidRDefault="006E7802" w:rsidP="00F61250">
            <w:pPr>
              <w:spacing w:line="288" w:lineRule="auto"/>
              <w:jc w:val="center"/>
              <w:rPr>
                <w:szCs w:val="26"/>
              </w:rPr>
            </w:pPr>
          </w:p>
          <w:p w14:paraId="043F540E" w14:textId="50221B8F" w:rsidR="003F12EF" w:rsidRPr="00A7425F" w:rsidRDefault="00FB223C" w:rsidP="00F61250">
            <w:pPr>
              <w:spacing w:line="288" w:lineRule="auto"/>
              <w:jc w:val="center"/>
              <w:rPr>
                <w:i/>
                <w:iCs/>
                <w:szCs w:val="26"/>
              </w:rPr>
            </w:pPr>
            <w:r w:rsidRPr="00A7425F">
              <w:rPr>
                <w:i/>
                <w:iCs/>
                <w:szCs w:val="26"/>
              </w:rPr>
              <w:t>Đặng Văn Long</w:t>
            </w:r>
          </w:p>
        </w:tc>
      </w:tr>
    </w:tbl>
    <w:p w14:paraId="66398274" w14:textId="77777777" w:rsidR="00D218BC" w:rsidRPr="00A7425F" w:rsidRDefault="00D218BC" w:rsidP="00F61250">
      <w:pPr>
        <w:spacing w:line="288" w:lineRule="auto"/>
        <w:jc w:val="both"/>
        <w:rPr>
          <w:szCs w:val="26"/>
        </w:rPr>
      </w:pPr>
    </w:p>
    <w:p w14:paraId="474E936D" w14:textId="77777777" w:rsidR="003F12EF" w:rsidRPr="00A7425F" w:rsidRDefault="00FF57C4" w:rsidP="00F61250">
      <w:pPr>
        <w:spacing w:line="288" w:lineRule="auto"/>
        <w:jc w:val="both"/>
        <w:rPr>
          <w:szCs w:val="26"/>
        </w:rPr>
      </w:pPr>
      <w:r w:rsidRPr="00A7425F">
        <w:rPr>
          <w:szCs w:val="26"/>
        </w:rPr>
        <w:t>5</w:t>
      </w:r>
      <w:r w:rsidR="00D218BC" w:rsidRPr="00A7425F">
        <w:rPr>
          <w:szCs w:val="26"/>
        </w:rPr>
        <w:t>. Xác nhận của giáo viên hướng dẫn về mức độ hoàn thành của ĐATN và cho phép bảo vệ</w:t>
      </w:r>
    </w:p>
    <w:p w14:paraId="2C7A9D08" w14:textId="77777777" w:rsidR="007F1D0D" w:rsidRPr="00A7425F" w:rsidRDefault="007F1D0D" w:rsidP="00F61250">
      <w:pPr>
        <w:spacing w:line="288" w:lineRule="auto"/>
        <w:jc w:val="both"/>
        <w:rPr>
          <w:szCs w:val="26"/>
        </w:rPr>
      </w:pPr>
    </w:p>
    <w:tbl>
      <w:tblPr>
        <w:tblW w:w="0" w:type="auto"/>
        <w:tblLook w:val="01E0" w:firstRow="1" w:lastRow="1" w:firstColumn="1" w:lastColumn="1" w:noHBand="0" w:noVBand="0"/>
      </w:tblPr>
      <w:tblGrid>
        <w:gridCol w:w="4499"/>
        <w:gridCol w:w="4499"/>
      </w:tblGrid>
      <w:tr w:rsidR="003F12EF" w:rsidRPr="00A7425F" w14:paraId="506F5D32" w14:textId="77777777">
        <w:tc>
          <w:tcPr>
            <w:tcW w:w="4502" w:type="dxa"/>
          </w:tcPr>
          <w:p w14:paraId="76E70CFA" w14:textId="77777777" w:rsidR="003F12EF" w:rsidRPr="00A7425F" w:rsidRDefault="003F12EF" w:rsidP="00F61250">
            <w:pPr>
              <w:spacing w:line="288" w:lineRule="auto"/>
              <w:jc w:val="both"/>
              <w:rPr>
                <w:i/>
                <w:iCs/>
                <w:szCs w:val="26"/>
              </w:rPr>
            </w:pPr>
          </w:p>
        </w:tc>
        <w:tc>
          <w:tcPr>
            <w:tcW w:w="4502" w:type="dxa"/>
          </w:tcPr>
          <w:p w14:paraId="18E9C131" w14:textId="3E42C23E" w:rsidR="003F12EF" w:rsidRPr="00A7425F" w:rsidRDefault="00031FC4" w:rsidP="00F61250">
            <w:pPr>
              <w:spacing w:line="288" w:lineRule="auto"/>
              <w:jc w:val="center"/>
              <w:rPr>
                <w:i/>
                <w:szCs w:val="26"/>
              </w:rPr>
            </w:pPr>
            <w:r w:rsidRPr="00A7425F">
              <w:rPr>
                <w:i/>
                <w:szCs w:val="26"/>
              </w:rPr>
              <w:t>Hà Nội, ngày</w:t>
            </w:r>
            <w:r w:rsidR="003F12EF" w:rsidRPr="00A7425F">
              <w:rPr>
                <w:i/>
                <w:szCs w:val="26"/>
              </w:rPr>
              <w:t xml:space="preserve">  tháng </w:t>
            </w:r>
            <w:r w:rsidR="00B56CE5" w:rsidRPr="00A7425F">
              <w:rPr>
                <w:i/>
                <w:szCs w:val="26"/>
              </w:rPr>
              <w:t>5</w:t>
            </w:r>
            <w:r w:rsidR="003F12EF" w:rsidRPr="00A7425F">
              <w:rPr>
                <w:i/>
                <w:szCs w:val="26"/>
              </w:rPr>
              <w:t xml:space="preserve"> năm</w:t>
            </w:r>
            <w:r w:rsidR="00772A2A" w:rsidRPr="00A7425F">
              <w:rPr>
                <w:i/>
                <w:szCs w:val="26"/>
              </w:rPr>
              <w:t xml:space="preserve"> 2015</w:t>
            </w:r>
          </w:p>
          <w:p w14:paraId="5AA53DB4" w14:textId="77777777" w:rsidR="00255F7A" w:rsidRPr="00A7425F" w:rsidRDefault="003F12EF" w:rsidP="00F61250">
            <w:pPr>
              <w:spacing w:line="288" w:lineRule="auto"/>
              <w:jc w:val="center"/>
              <w:rPr>
                <w:szCs w:val="26"/>
              </w:rPr>
            </w:pPr>
            <w:r w:rsidRPr="00A7425F">
              <w:rPr>
                <w:szCs w:val="26"/>
              </w:rPr>
              <w:t>Giáo viên hướng dẫn</w:t>
            </w:r>
          </w:p>
          <w:p w14:paraId="103D187B" w14:textId="77777777" w:rsidR="00255F7A" w:rsidRPr="00A7425F" w:rsidRDefault="00255F7A" w:rsidP="00F61250">
            <w:pPr>
              <w:spacing w:line="288" w:lineRule="auto"/>
              <w:jc w:val="center"/>
              <w:rPr>
                <w:szCs w:val="26"/>
              </w:rPr>
            </w:pPr>
          </w:p>
          <w:p w14:paraId="12E0E45A" w14:textId="77777777" w:rsidR="007F1D0D" w:rsidRPr="00A7425F" w:rsidRDefault="007F1D0D" w:rsidP="00F61250">
            <w:pPr>
              <w:spacing w:line="288" w:lineRule="auto"/>
              <w:jc w:val="center"/>
              <w:rPr>
                <w:szCs w:val="26"/>
              </w:rPr>
            </w:pPr>
          </w:p>
          <w:p w14:paraId="58A516FA" w14:textId="54496B0F" w:rsidR="003F12EF" w:rsidRPr="00A7425F" w:rsidRDefault="008A0A1D" w:rsidP="00F61250">
            <w:pPr>
              <w:spacing w:line="288" w:lineRule="auto"/>
              <w:jc w:val="center"/>
              <w:rPr>
                <w:i/>
                <w:iCs/>
                <w:szCs w:val="26"/>
              </w:rPr>
            </w:pPr>
            <w:r w:rsidRPr="00A7425F">
              <w:rPr>
                <w:i/>
                <w:iCs/>
                <w:szCs w:val="26"/>
              </w:rPr>
              <w:t>TS.Nguyễn Thanh Hùng</w:t>
            </w:r>
          </w:p>
        </w:tc>
      </w:tr>
    </w:tbl>
    <w:p w14:paraId="38BF535B" w14:textId="7BAB8EE6" w:rsidR="00B549B5" w:rsidRPr="008027A6" w:rsidRDefault="00B549B5" w:rsidP="008027A6">
      <w:pPr>
        <w:pStyle w:val="Heading1"/>
      </w:pPr>
      <w:r w:rsidRPr="00A7425F">
        <w:rPr>
          <w:sz w:val="26"/>
          <w:szCs w:val="26"/>
        </w:rPr>
        <w:br w:type="page"/>
      </w:r>
      <w:bookmarkStart w:id="6" w:name="_Toc388113250"/>
      <w:bookmarkStart w:id="7" w:name="_Toc262138419"/>
      <w:bookmarkStart w:id="8" w:name="_Toc388288914"/>
      <w:bookmarkStart w:id="9" w:name="_Toc262198012"/>
      <w:bookmarkStart w:id="10" w:name="_Toc263056531"/>
      <w:bookmarkStart w:id="11" w:name="_Toc293773494"/>
      <w:bookmarkStart w:id="12" w:name="_Toc293784689"/>
      <w:bookmarkStart w:id="13" w:name="_Toc293785708"/>
      <w:r w:rsidR="00D218BC" w:rsidRPr="008027A6">
        <w:lastRenderedPageBreak/>
        <w:t>TÓM TẮT NỘI DUNG ĐỒ ÁN TỐT NGHIỆP</w:t>
      </w:r>
      <w:bookmarkEnd w:id="6"/>
      <w:bookmarkEnd w:id="7"/>
      <w:bookmarkEnd w:id="8"/>
      <w:bookmarkEnd w:id="9"/>
      <w:bookmarkEnd w:id="10"/>
      <w:bookmarkEnd w:id="11"/>
      <w:bookmarkEnd w:id="12"/>
      <w:bookmarkEnd w:id="13"/>
    </w:p>
    <w:p w14:paraId="22D0DD86" w14:textId="77777777" w:rsidR="009311A9" w:rsidRDefault="009311A9" w:rsidP="009311A9"/>
    <w:p w14:paraId="41CF246A" w14:textId="77777777" w:rsidR="009311A9" w:rsidRPr="009311A9" w:rsidRDefault="009311A9" w:rsidP="009311A9"/>
    <w:p w14:paraId="1EED943D" w14:textId="02DD9290" w:rsidR="00961449" w:rsidRPr="00A7425F" w:rsidRDefault="00961449" w:rsidP="00F61250">
      <w:pPr>
        <w:spacing w:line="288" w:lineRule="auto"/>
        <w:ind w:firstLine="720"/>
        <w:jc w:val="both"/>
        <w:rPr>
          <w:szCs w:val="26"/>
        </w:rPr>
      </w:pPr>
      <w:r w:rsidRPr="00A7425F">
        <w:rPr>
          <w:szCs w:val="26"/>
        </w:rPr>
        <w:t xml:space="preserve">Trong thời đại ngày nay, công nghệ thông tin ngày càng đóng một vai trò quan trọng trong sự phát triển của xã hội. </w:t>
      </w:r>
      <w:r w:rsidR="00BA2935" w:rsidRPr="00A7425F">
        <w:rPr>
          <w:szCs w:val="26"/>
        </w:rPr>
        <w:t xml:space="preserve">Sự phát triển mạnh mẽ </w:t>
      </w:r>
      <w:r w:rsidR="00A92509" w:rsidRPr="00A7425F">
        <w:rPr>
          <w:szCs w:val="26"/>
        </w:rPr>
        <w:t xml:space="preserve">của máy tính và sự bùng nổ của các thiết bị di động đã làm ảnh hưởng to lớn đổi với mọi lĩnh vực trong cuộc sống.Trong bối cảnh nền kinh tế đang phát triển một cách mạnh mẽ thì vai trò của công nghệ thông tin là rất to lớn,nó giúp cho sự hòa nhập, giao lưu ,trao đổi..với nhau trở nên dễ dàng hơn,hiệu quả hơn.Hiểu được tầm quan trọng này,em đã quyết định </w:t>
      </w:r>
      <w:r w:rsidR="00847A7C" w:rsidRPr="00A7425F">
        <w:rPr>
          <w:szCs w:val="26"/>
        </w:rPr>
        <w:t>lựa chọn đề tài xây dựng ứng dụng bán hàng dựa vị trí trên nền tảng web và mobile.</w:t>
      </w:r>
    </w:p>
    <w:p w14:paraId="0D8DF578" w14:textId="641EE3DA" w:rsidR="00847A7C" w:rsidRPr="00A7425F" w:rsidRDefault="00847A7C" w:rsidP="00F61250">
      <w:pPr>
        <w:spacing w:line="288" w:lineRule="auto"/>
        <w:ind w:firstLine="720"/>
        <w:jc w:val="both"/>
        <w:rPr>
          <w:szCs w:val="26"/>
        </w:rPr>
      </w:pPr>
      <w:r w:rsidRPr="00A7425F">
        <w:rPr>
          <w:szCs w:val="26"/>
        </w:rPr>
        <w:t>Để xây dựng được ứng dụng bán hàng dựa vị trí cần phải đáp ứng những yếu tố sau:</w:t>
      </w:r>
    </w:p>
    <w:p w14:paraId="3305153F" w14:textId="3E5F16DE" w:rsidR="00957598" w:rsidRPr="00A7425F" w:rsidRDefault="00957598" w:rsidP="00D162DF">
      <w:pPr>
        <w:pStyle w:val="ListParagraph"/>
        <w:numPr>
          <w:ilvl w:val="0"/>
          <w:numId w:val="14"/>
        </w:numPr>
        <w:spacing w:line="288" w:lineRule="auto"/>
        <w:jc w:val="both"/>
        <w:rPr>
          <w:rFonts w:ascii="Times New Roman" w:hAnsi="Times New Roman"/>
          <w:sz w:val="26"/>
          <w:szCs w:val="26"/>
        </w:rPr>
      </w:pPr>
      <w:r w:rsidRPr="00A7425F">
        <w:rPr>
          <w:rFonts w:ascii="Times New Roman" w:hAnsi="Times New Roman"/>
          <w:sz w:val="26"/>
          <w:szCs w:val="26"/>
        </w:rPr>
        <w:t xml:space="preserve">Ứng dụng phải đáp ứng và kết nối với những người </w:t>
      </w:r>
      <w:r w:rsidR="00EB28AC" w:rsidRPr="00A7425F">
        <w:rPr>
          <w:rFonts w:ascii="Times New Roman" w:hAnsi="Times New Roman"/>
          <w:sz w:val="26"/>
          <w:szCs w:val="26"/>
        </w:rPr>
        <w:t>có nhu cầu mua hàng và bán hàng, một trong những yếu tố quan trọng là phải hỗ trợ ứng dụng trên tất cả các nền tảng.</w:t>
      </w:r>
    </w:p>
    <w:p w14:paraId="23BECDDC" w14:textId="1CD947BB" w:rsidR="00957598" w:rsidRPr="00A7425F" w:rsidRDefault="00EB28AC" w:rsidP="00D162DF">
      <w:pPr>
        <w:pStyle w:val="ListParagraph"/>
        <w:numPr>
          <w:ilvl w:val="0"/>
          <w:numId w:val="14"/>
        </w:numPr>
        <w:spacing w:line="288" w:lineRule="auto"/>
        <w:jc w:val="both"/>
        <w:rPr>
          <w:rFonts w:ascii="Times New Roman" w:hAnsi="Times New Roman"/>
          <w:sz w:val="26"/>
          <w:szCs w:val="26"/>
        </w:rPr>
      </w:pPr>
      <w:r w:rsidRPr="00A7425F">
        <w:rPr>
          <w:rFonts w:ascii="Times New Roman" w:hAnsi="Times New Roman"/>
          <w:sz w:val="26"/>
          <w:szCs w:val="26"/>
        </w:rPr>
        <w:t>Phải đảm bảo được hiệu năng của ứng dụng : nhanh chóng, hiệu quả.</w:t>
      </w:r>
    </w:p>
    <w:p w14:paraId="2201E521" w14:textId="77777777" w:rsidR="00EB28AC" w:rsidRPr="00A7425F" w:rsidRDefault="00EB28AC" w:rsidP="00EB28AC">
      <w:pPr>
        <w:spacing w:line="288" w:lineRule="auto"/>
        <w:ind w:left="360" w:firstLine="360"/>
        <w:jc w:val="both"/>
        <w:rPr>
          <w:szCs w:val="26"/>
        </w:rPr>
      </w:pPr>
      <w:r w:rsidRPr="00A7425F">
        <w:rPr>
          <w:szCs w:val="26"/>
        </w:rPr>
        <w:t>Với những yêu cầu phải giải quyết ở trên, em đã quyết định sử dụng</w:t>
      </w:r>
    </w:p>
    <w:p w14:paraId="1EF081CE" w14:textId="5578603D" w:rsidR="00EB28AC" w:rsidRPr="00A7425F" w:rsidRDefault="00EB28AC" w:rsidP="00EB28AC">
      <w:pPr>
        <w:spacing w:line="288" w:lineRule="auto"/>
        <w:jc w:val="both"/>
        <w:rPr>
          <w:szCs w:val="26"/>
        </w:rPr>
      </w:pPr>
      <w:r w:rsidRPr="00A7425F">
        <w:rPr>
          <w:szCs w:val="26"/>
        </w:rPr>
        <w:t>nền tảng củ</w:t>
      </w:r>
      <w:r w:rsidR="000A2028" w:rsidRPr="00A7425F">
        <w:rPr>
          <w:szCs w:val="26"/>
        </w:rPr>
        <w:t>a Google bào gồm: Google Web To</w:t>
      </w:r>
      <w:ins w:id="14" w:author="Hung Nguyen" w:date="2015-05-26T17:45:00Z">
        <w:r w:rsidR="005734C3">
          <w:rPr>
            <w:szCs w:val="26"/>
          </w:rPr>
          <w:t>o</w:t>
        </w:r>
      </w:ins>
      <w:bookmarkStart w:id="15" w:name="_GoBack"/>
      <w:bookmarkEnd w:id="15"/>
      <w:r w:rsidRPr="00A7425F">
        <w:rPr>
          <w:szCs w:val="26"/>
        </w:rPr>
        <w:t xml:space="preserve">lkit (GWT), Google App Engine (GAE) để xây dựng ứng </w:t>
      </w:r>
      <w:r w:rsidR="000A2028" w:rsidRPr="00A7425F">
        <w:rPr>
          <w:szCs w:val="26"/>
        </w:rPr>
        <w:t>dụng.</w:t>
      </w:r>
    </w:p>
    <w:p w14:paraId="13B8D35B" w14:textId="43912545" w:rsidR="00961449" w:rsidRPr="00A7425F" w:rsidRDefault="00961449" w:rsidP="00F61250">
      <w:pPr>
        <w:spacing w:line="288" w:lineRule="auto"/>
        <w:ind w:firstLine="720"/>
        <w:jc w:val="both"/>
        <w:rPr>
          <w:szCs w:val="26"/>
        </w:rPr>
      </w:pPr>
      <w:bookmarkStart w:id="16" w:name="_Toc388011779"/>
      <w:r w:rsidRPr="00A7425F">
        <w:rPr>
          <w:szCs w:val="26"/>
        </w:rPr>
        <w:t>Nội dung của đồ án sẽ trình bày về</w:t>
      </w:r>
      <w:r w:rsidR="000A2028" w:rsidRPr="00A7425F">
        <w:rPr>
          <w:szCs w:val="26"/>
        </w:rPr>
        <w:t xml:space="preserve"> cách sử dụng bộ công cụ Google Web Toolkit và Google App Engine để</w:t>
      </w:r>
      <w:r w:rsidRPr="00A7425F">
        <w:rPr>
          <w:szCs w:val="26"/>
        </w:rPr>
        <w:t xml:space="preserve"> giải quyết vấn đề và các cơ sở lý thuyết liên quan. Từ đó đưa ra mô hình thiết kế</w:t>
      </w:r>
      <w:r w:rsidR="00CF3DBE" w:rsidRPr="00A7425F">
        <w:rPr>
          <w:szCs w:val="26"/>
        </w:rPr>
        <w:t xml:space="preserve"> hệ thống phần mềm, </w:t>
      </w:r>
      <w:r w:rsidRPr="00A7425F">
        <w:rPr>
          <w:szCs w:val="26"/>
        </w:rPr>
        <w:t>chi tiết và các kết quả thu được trong quá trình cài đặt và thử nghiệm phần mềm.</w:t>
      </w:r>
      <w:bookmarkEnd w:id="16"/>
    </w:p>
    <w:p w14:paraId="3490F97D" w14:textId="77777777" w:rsidR="00961449" w:rsidRPr="00A7425F" w:rsidRDefault="00961449" w:rsidP="00F61250">
      <w:pPr>
        <w:spacing w:line="288" w:lineRule="auto"/>
        <w:jc w:val="both"/>
        <w:rPr>
          <w:bCs/>
          <w:szCs w:val="26"/>
        </w:rPr>
      </w:pPr>
      <w:r w:rsidRPr="00A7425F">
        <w:rPr>
          <w:bCs/>
          <w:szCs w:val="26"/>
        </w:rPr>
        <w:tab/>
        <w:t>Đồ án được em trình bày qua ba phần:</w:t>
      </w:r>
    </w:p>
    <w:p w14:paraId="38C0096D" w14:textId="77777777" w:rsidR="00961449" w:rsidRPr="00A7425F" w:rsidRDefault="00961449" w:rsidP="00F61250">
      <w:pPr>
        <w:spacing w:line="288" w:lineRule="auto"/>
        <w:ind w:firstLine="720"/>
        <w:jc w:val="both"/>
        <w:rPr>
          <w:b/>
          <w:bCs/>
          <w:szCs w:val="26"/>
        </w:rPr>
      </w:pPr>
      <w:r w:rsidRPr="00A7425F">
        <w:rPr>
          <w:b/>
          <w:bCs/>
          <w:szCs w:val="26"/>
        </w:rPr>
        <w:t>Phần 1: Đặt vấn đề và định hướng giải pháp</w:t>
      </w:r>
    </w:p>
    <w:p w14:paraId="3A366C58" w14:textId="77777777" w:rsidR="00961449" w:rsidRPr="00A7425F" w:rsidRDefault="00961449" w:rsidP="00F61250">
      <w:pPr>
        <w:spacing w:line="288" w:lineRule="auto"/>
        <w:ind w:left="720" w:firstLine="720"/>
        <w:jc w:val="both"/>
        <w:rPr>
          <w:bCs/>
          <w:szCs w:val="26"/>
        </w:rPr>
      </w:pPr>
      <w:r w:rsidRPr="00A7425F">
        <w:rPr>
          <w:bCs/>
          <w:szCs w:val="26"/>
        </w:rPr>
        <w:t xml:space="preserve">Đặt vấn đề, nêu lên phạm vi, mục tiêu và nhiệm vụ của đề tài. </w:t>
      </w:r>
    </w:p>
    <w:p w14:paraId="54E74C53" w14:textId="77777777" w:rsidR="00961449" w:rsidRPr="00A7425F" w:rsidRDefault="00961449" w:rsidP="00F61250">
      <w:pPr>
        <w:spacing w:line="288" w:lineRule="auto"/>
        <w:ind w:left="720" w:firstLine="720"/>
        <w:jc w:val="both"/>
        <w:rPr>
          <w:bCs/>
          <w:szCs w:val="26"/>
        </w:rPr>
      </w:pPr>
      <w:r w:rsidRPr="00A7425F">
        <w:rPr>
          <w:bCs/>
          <w:szCs w:val="26"/>
        </w:rPr>
        <w:t>Định hướng</w:t>
      </w:r>
      <w:r w:rsidR="00CF3DBE" w:rsidRPr="00A7425F">
        <w:rPr>
          <w:bCs/>
          <w:szCs w:val="26"/>
        </w:rPr>
        <w:t>, phân tích và lựa chọn</w:t>
      </w:r>
      <w:r w:rsidRPr="00A7425F">
        <w:rPr>
          <w:bCs/>
          <w:szCs w:val="26"/>
        </w:rPr>
        <w:t xml:space="preserve"> giải pháp </w:t>
      </w:r>
      <w:r w:rsidR="00CF3DBE" w:rsidRPr="00A7425F">
        <w:rPr>
          <w:bCs/>
          <w:szCs w:val="26"/>
        </w:rPr>
        <w:t>để thực hiện đề tài.</w:t>
      </w:r>
    </w:p>
    <w:p w14:paraId="4867FC9F" w14:textId="5062E339" w:rsidR="00961449" w:rsidRPr="00A7425F" w:rsidRDefault="00CF3DBE" w:rsidP="00F61250">
      <w:pPr>
        <w:spacing w:line="288" w:lineRule="auto"/>
        <w:ind w:left="1440"/>
        <w:jc w:val="both"/>
        <w:rPr>
          <w:bCs/>
          <w:szCs w:val="26"/>
        </w:rPr>
      </w:pPr>
      <w:r w:rsidRPr="00A7425F">
        <w:rPr>
          <w:bCs/>
          <w:szCs w:val="26"/>
        </w:rPr>
        <w:t>Trình bày c</w:t>
      </w:r>
      <w:r w:rsidR="00961449" w:rsidRPr="00A7425F">
        <w:rPr>
          <w:bCs/>
          <w:szCs w:val="26"/>
        </w:rPr>
        <w:t xml:space="preserve">ơ sở lý thuyết về </w:t>
      </w:r>
      <w:r w:rsidR="00364F24" w:rsidRPr="00A7425F">
        <w:rPr>
          <w:bCs/>
          <w:szCs w:val="26"/>
        </w:rPr>
        <w:t xml:space="preserve">Google Web Toolkit (GWT), Google App Engine (GAE) </w:t>
      </w:r>
      <w:r w:rsidR="00961449" w:rsidRPr="00A7425F">
        <w:rPr>
          <w:bCs/>
          <w:szCs w:val="26"/>
        </w:rPr>
        <w:t xml:space="preserve">và một số lý thuyết </w:t>
      </w:r>
      <w:r w:rsidRPr="00A7425F">
        <w:rPr>
          <w:bCs/>
          <w:szCs w:val="26"/>
        </w:rPr>
        <w:t xml:space="preserve">khác </w:t>
      </w:r>
      <w:r w:rsidR="00961449" w:rsidRPr="00A7425F">
        <w:rPr>
          <w:bCs/>
          <w:szCs w:val="26"/>
        </w:rPr>
        <w:t>liên quan đến nội dung đồ án.</w:t>
      </w:r>
    </w:p>
    <w:p w14:paraId="58532BE3" w14:textId="77777777" w:rsidR="004D6E19" w:rsidRPr="00A7425F" w:rsidRDefault="00961449" w:rsidP="00F61250">
      <w:pPr>
        <w:spacing w:line="288" w:lineRule="auto"/>
        <w:ind w:firstLine="720"/>
        <w:jc w:val="both"/>
        <w:rPr>
          <w:b/>
          <w:bCs/>
          <w:szCs w:val="26"/>
        </w:rPr>
      </w:pPr>
      <w:r w:rsidRPr="00A7425F">
        <w:rPr>
          <w:b/>
          <w:bCs/>
          <w:szCs w:val="26"/>
        </w:rPr>
        <w:t xml:space="preserve">Phần 2: </w:t>
      </w:r>
      <w:r w:rsidR="004D6E19" w:rsidRPr="00A7425F">
        <w:rPr>
          <w:b/>
          <w:bCs/>
          <w:szCs w:val="26"/>
        </w:rPr>
        <w:t>Phân tích và thiết kế hệ thống phần mềm</w:t>
      </w:r>
    </w:p>
    <w:p w14:paraId="09C7924A" w14:textId="77777777" w:rsidR="004D6E19" w:rsidRPr="00A7425F" w:rsidRDefault="004D6E19" w:rsidP="00F61250">
      <w:pPr>
        <w:spacing w:line="288" w:lineRule="auto"/>
        <w:ind w:left="720" w:firstLine="720"/>
        <w:jc w:val="both"/>
        <w:rPr>
          <w:bCs/>
          <w:szCs w:val="26"/>
        </w:rPr>
      </w:pPr>
      <w:r w:rsidRPr="00A7425F">
        <w:rPr>
          <w:bCs/>
          <w:szCs w:val="26"/>
        </w:rPr>
        <w:t>Chi tiết phân tích, thiết kế hệ thống.</w:t>
      </w:r>
    </w:p>
    <w:p w14:paraId="4843C6CC" w14:textId="77777777" w:rsidR="003A0715" w:rsidRPr="00A7425F" w:rsidRDefault="003A0715" w:rsidP="00F61250">
      <w:pPr>
        <w:spacing w:line="288" w:lineRule="auto"/>
        <w:ind w:left="720" w:firstLine="720"/>
        <w:jc w:val="both"/>
        <w:rPr>
          <w:bCs/>
          <w:szCs w:val="26"/>
        </w:rPr>
      </w:pPr>
      <w:r w:rsidRPr="00A7425F">
        <w:rPr>
          <w:bCs/>
          <w:szCs w:val="26"/>
        </w:rPr>
        <w:t>Chi tiết thiết kế CSDL, thiết kế giao diện phần mềm.</w:t>
      </w:r>
    </w:p>
    <w:p w14:paraId="6B2E5680" w14:textId="77777777" w:rsidR="004D6E19" w:rsidRPr="00A7425F" w:rsidRDefault="004D6E19" w:rsidP="00F61250">
      <w:pPr>
        <w:spacing w:line="288" w:lineRule="auto"/>
        <w:ind w:firstLine="720"/>
        <w:jc w:val="both"/>
        <w:rPr>
          <w:b/>
          <w:bCs/>
          <w:szCs w:val="26"/>
        </w:rPr>
      </w:pPr>
      <w:r w:rsidRPr="00A7425F">
        <w:rPr>
          <w:b/>
          <w:bCs/>
          <w:szCs w:val="26"/>
        </w:rPr>
        <w:t xml:space="preserve">Phần 3: Hiệu quả trong thực tế, kiểm tra và đánh giá </w:t>
      </w:r>
    </w:p>
    <w:p w14:paraId="6BB956E5" w14:textId="77777777" w:rsidR="00961449" w:rsidRPr="00A7425F" w:rsidRDefault="00E31DCA" w:rsidP="00F61250">
      <w:pPr>
        <w:spacing w:line="288" w:lineRule="auto"/>
        <w:ind w:left="720" w:firstLine="720"/>
        <w:jc w:val="both"/>
        <w:rPr>
          <w:bCs/>
          <w:szCs w:val="26"/>
        </w:rPr>
      </w:pPr>
      <w:r w:rsidRPr="00A7425F">
        <w:rPr>
          <w:bCs/>
          <w:szCs w:val="26"/>
        </w:rPr>
        <w:t>Kết</w:t>
      </w:r>
      <w:r w:rsidR="00961449" w:rsidRPr="00A7425F">
        <w:rPr>
          <w:bCs/>
          <w:szCs w:val="26"/>
        </w:rPr>
        <w:t xml:space="preserve"> quả </w:t>
      </w:r>
      <w:r w:rsidRPr="00A7425F">
        <w:rPr>
          <w:bCs/>
          <w:szCs w:val="26"/>
        </w:rPr>
        <w:t>thực</w:t>
      </w:r>
      <w:r w:rsidR="00961449" w:rsidRPr="00A7425F">
        <w:rPr>
          <w:bCs/>
          <w:szCs w:val="26"/>
        </w:rPr>
        <w:t xml:space="preserve"> hiện, cài đặt và thử nghiệm hệ thống</w:t>
      </w:r>
      <w:r w:rsidRPr="00A7425F">
        <w:rPr>
          <w:bCs/>
          <w:szCs w:val="26"/>
        </w:rPr>
        <w:t>.</w:t>
      </w:r>
    </w:p>
    <w:p w14:paraId="13ED6C19" w14:textId="77777777" w:rsidR="00961449" w:rsidRPr="00A7425F" w:rsidRDefault="004D6E19" w:rsidP="00F61250">
      <w:pPr>
        <w:spacing w:line="288" w:lineRule="auto"/>
        <w:ind w:firstLine="720"/>
        <w:jc w:val="both"/>
        <w:rPr>
          <w:b/>
          <w:bCs/>
          <w:szCs w:val="26"/>
        </w:rPr>
      </w:pPr>
      <w:r w:rsidRPr="00A7425F">
        <w:rPr>
          <w:b/>
          <w:bCs/>
          <w:szCs w:val="26"/>
        </w:rPr>
        <w:t>Phần 4:</w:t>
      </w:r>
      <w:r w:rsidR="00961449" w:rsidRPr="00A7425F">
        <w:rPr>
          <w:b/>
          <w:bCs/>
          <w:szCs w:val="26"/>
        </w:rPr>
        <w:t xml:space="preserve"> Kết luận và hướng phát triển</w:t>
      </w:r>
    </w:p>
    <w:p w14:paraId="1658AFFC" w14:textId="77777777" w:rsidR="00961449" w:rsidRPr="00A7425F" w:rsidRDefault="00961449" w:rsidP="00F61250">
      <w:pPr>
        <w:spacing w:line="288" w:lineRule="auto"/>
        <w:ind w:left="1440"/>
        <w:jc w:val="both"/>
        <w:rPr>
          <w:bCs/>
          <w:szCs w:val="26"/>
        </w:rPr>
      </w:pPr>
      <w:r w:rsidRPr="00A7425F">
        <w:rPr>
          <w:bCs/>
          <w:szCs w:val="26"/>
        </w:rPr>
        <w:t>Kết luận chung của đồ án và hướng phát triển trong tương lai</w:t>
      </w:r>
      <w:r w:rsidR="00E31DCA" w:rsidRPr="00A7425F">
        <w:rPr>
          <w:bCs/>
          <w:szCs w:val="26"/>
        </w:rPr>
        <w:t>.</w:t>
      </w:r>
    </w:p>
    <w:p w14:paraId="2893ED73" w14:textId="1740E3A6" w:rsidR="004B75F9" w:rsidRDefault="004B75F9" w:rsidP="00970284">
      <w:pPr>
        <w:pStyle w:val="Heading1"/>
        <w:spacing w:line="288" w:lineRule="auto"/>
        <w:ind w:left="2880" w:firstLine="720"/>
        <w:rPr>
          <w:sz w:val="26"/>
          <w:szCs w:val="26"/>
        </w:rPr>
      </w:pPr>
      <w:bookmarkStart w:id="17" w:name="_Toc262138420"/>
      <w:bookmarkStart w:id="18" w:name="_Toc388288915"/>
      <w:bookmarkStart w:id="19" w:name="_Toc262198013"/>
      <w:bookmarkStart w:id="20" w:name="_Toc263056532"/>
      <w:r>
        <w:rPr>
          <w:sz w:val="26"/>
          <w:szCs w:val="26"/>
        </w:rPr>
        <w:br w:type="page"/>
      </w:r>
    </w:p>
    <w:p w14:paraId="2F6A235C" w14:textId="77777777" w:rsidR="00581A30" w:rsidRPr="00A7425F" w:rsidRDefault="00581A30" w:rsidP="00970284">
      <w:pPr>
        <w:pStyle w:val="Heading1"/>
        <w:spacing w:line="288" w:lineRule="auto"/>
        <w:ind w:left="2880" w:firstLine="720"/>
        <w:rPr>
          <w:sz w:val="26"/>
          <w:szCs w:val="26"/>
        </w:rPr>
      </w:pPr>
    </w:p>
    <w:p w14:paraId="11400A14" w14:textId="489FDAE9" w:rsidR="00917005" w:rsidRPr="00EE1F72" w:rsidRDefault="00917005" w:rsidP="008027A6">
      <w:pPr>
        <w:pStyle w:val="Heading1"/>
        <w:spacing w:line="288" w:lineRule="auto"/>
        <w:ind w:left="2880" w:firstLine="720"/>
        <w:jc w:val="both"/>
      </w:pPr>
      <w:bookmarkStart w:id="21" w:name="_Toc293773495"/>
      <w:bookmarkStart w:id="22" w:name="_Toc293784690"/>
      <w:bookmarkStart w:id="23" w:name="_Toc293785709"/>
      <w:r w:rsidRPr="00EE1F72">
        <w:t>LỜI CẢM ƠN</w:t>
      </w:r>
      <w:bookmarkEnd w:id="17"/>
      <w:bookmarkEnd w:id="18"/>
      <w:bookmarkEnd w:id="19"/>
      <w:bookmarkEnd w:id="20"/>
      <w:bookmarkEnd w:id="21"/>
      <w:bookmarkEnd w:id="22"/>
      <w:bookmarkEnd w:id="23"/>
    </w:p>
    <w:p w14:paraId="60CF503E" w14:textId="77777777" w:rsidR="0044076F" w:rsidRPr="00A7425F" w:rsidRDefault="0044076F" w:rsidP="00F61250">
      <w:pPr>
        <w:spacing w:line="288" w:lineRule="auto"/>
        <w:jc w:val="both"/>
        <w:rPr>
          <w:szCs w:val="26"/>
        </w:rPr>
      </w:pPr>
    </w:p>
    <w:p w14:paraId="0C465675" w14:textId="6FB568AC" w:rsidR="0044076F" w:rsidRPr="00A7425F" w:rsidRDefault="0044076F" w:rsidP="00F61250">
      <w:pPr>
        <w:spacing w:line="288" w:lineRule="auto"/>
        <w:ind w:firstLine="720"/>
        <w:jc w:val="both"/>
        <w:rPr>
          <w:i/>
          <w:szCs w:val="26"/>
        </w:rPr>
      </w:pPr>
      <w:r w:rsidRPr="00A7425F">
        <w:rPr>
          <w:i/>
          <w:szCs w:val="26"/>
        </w:rPr>
        <w:t>Trước hết, em xin được chân thành gửi lời cảm ơn sâu sắc tới các thầy cô giáo trong trường Đại học Bách Khoa Hà Nội nói chung và các thầy cô trong Viện Công nghệ thông</w:t>
      </w:r>
      <w:r w:rsidR="004C0861" w:rsidRPr="00A7425F">
        <w:rPr>
          <w:i/>
          <w:szCs w:val="26"/>
        </w:rPr>
        <w:t xml:space="preserve"> tin và Truyền thông, bộ môn Công nghệ phần mềm</w:t>
      </w:r>
      <w:r w:rsidRPr="00A7425F">
        <w:rPr>
          <w:i/>
          <w:szCs w:val="26"/>
        </w:rPr>
        <w:t xml:space="preserve"> nói riêng đã tận tình giảng dạy, truyền đạt cho em những kiến thức và những kinh nghiệm quý báu trong suốt quá trình học tập và rèn luyện tại trường Đại học Bách Khoa Hà Nội. </w:t>
      </w:r>
    </w:p>
    <w:p w14:paraId="016F8A9E" w14:textId="2C752AAF" w:rsidR="0044076F" w:rsidRPr="00A7425F" w:rsidRDefault="0044076F" w:rsidP="00F61250">
      <w:pPr>
        <w:spacing w:line="288" w:lineRule="auto"/>
        <w:ind w:firstLine="720"/>
        <w:jc w:val="both"/>
        <w:rPr>
          <w:i/>
          <w:szCs w:val="26"/>
        </w:rPr>
      </w:pPr>
      <w:r w:rsidRPr="00A7425F">
        <w:rPr>
          <w:i/>
          <w:szCs w:val="26"/>
        </w:rPr>
        <w:t>Em xin được gửi lời</w:t>
      </w:r>
      <w:r w:rsidR="004C0861" w:rsidRPr="00A7425F">
        <w:rPr>
          <w:i/>
          <w:szCs w:val="26"/>
        </w:rPr>
        <w:t xml:space="preserve"> cảm ơn đến TS. Nguyễn Thanh Hùng</w:t>
      </w:r>
      <w:r w:rsidRPr="00A7425F">
        <w:rPr>
          <w:i/>
          <w:szCs w:val="26"/>
        </w:rPr>
        <w:t xml:space="preserve"> - Giảng viên</w:t>
      </w:r>
      <w:r w:rsidR="004C0861" w:rsidRPr="00A7425F">
        <w:rPr>
          <w:i/>
          <w:szCs w:val="26"/>
        </w:rPr>
        <w:t xml:space="preserve"> bộ môn Công nghệ phần mềm</w:t>
      </w:r>
      <w:r w:rsidRPr="00A7425F">
        <w:rPr>
          <w:i/>
          <w:szCs w:val="26"/>
        </w:rPr>
        <w:t xml:space="preserve">, Viện Công nghệ thông tin và Truyền thông, trường Đại học Bách Khoa Hà Nội đã hết lòng giúp đỡ, tận tình hướng dẫn và chỉ dạy tận tình trong quá trình em làm đồ án tốt nghiệp. </w:t>
      </w:r>
    </w:p>
    <w:p w14:paraId="2F258725" w14:textId="2C0133E1" w:rsidR="0044076F" w:rsidRPr="00A7425F" w:rsidRDefault="00370505" w:rsidP="00F61250">
      <w:pPr>
        <w:spacing w:line="288" w:lineRule="auto"/>
        <w:ind w:firstLine="720"/>
        <w:jc w:val="both"/>
        <w:rPr>
          <w:i/>
          <w:szCs w:val="26"/>
        </w:rPr>
      </w:pPr>
      <w:r w:rsidRPr="00A7425F">
        <w:rPr>
          <w:i/>
          <w:szCs w:val="26"/>
        </w:rPr>
        <w:t>Em xin gửi lời cám ơn tới C</w:t>
      </w:r>
      <w:r w:rsidR="0044076F" w:rsidRPr="00A7425F">
        <w:rPr>
          <w:i/>
          <w:szCs w:val="26"/>
        </w:rPr>
        <w:t>ông ty an ninh mạng Bkav đã tạo điều kiện cho em có một môi trường thực tập và làm việc chuyên nghiệp trong suốt quãng thời gian 03 năm em thực tập tại đây. Xin cám ơn anh Vũ Ngọc Sơn, anh Nguyễn Công Cường cùng các bạn trong Mobile Security Team</w:t>
      </w:r>
      <w:r w:rsidR="00DC79B7" w:rsidRPr="00A7425F">
        <w:rPr>
          <w:i/>
          <w:szCs w:val="26"/>
        </w:rPr>
        <w:t xml:space="preserve">, tập thể Phòng nghiên cứu và phát triển </w:t>
      </w:r>
      <w:r w:rsidR="00961449" w:rsidRPr="00A7425F">
        <w:rPr>
          <w:i/>
          <w:szCs w:val="26"/>
        </w:rPr>
        <w:t>- BRD</w:t>
      </w:r>
      <w:r w:rsidR="0044076F" w:rsidRPr="00A7425F">
        <w:rPr>
          <w:i/>
          <w:szCs w:val="26"/>
        </w:rPr>
        <w:t xml:space="preserve"> và các </w:t>
      </w:r>
      <w:r w:rsidR="00514900" w:rsidRPr="00A7425F">
        <w:rPr>
          <w:i/>
          <w:szCs w:val="26"/>
        </w:rPr>
        <w:t xml:space="preserve">anh chị cán bộ nhân viên trong </w:t>
      </w:r>
      <w:r w:rsidR="001759F0" w:rsidRPr="00A7425F">
        <w:rPr>
          <w:i/>
          <w:szCs w:val="26"/>
        </w:rPr>
        <w:t>Công ty</w:t>
      </w:r>
      <w:r w:rsidRPr="00A7425F">
        <w:rPr>
          <w:i/>
          <w:szCs w:val="26"/>
        </w:rPr>
        <w:t xml:space="preserve"> An ninh mạng Bkis</w:t>
      </w:r>
      <w:r w:rsidR="0044076F" w:rsidRPr="00A7425F">
        <w:rPr>
          <w:i/>
          <w:szCs w:val="26"/>
        </w:rPr>
        <w:t xml:space="preserve"> đã giúp đỡ </w:t>
      </w:r>
      <w:r w:rsidR="004C0861" w:rsidRPr="00A7425F">
        <w:rPr>
          <w:i/>
          <w:szCs w:val="26"/>
        </w:rPr>
        <w:t xml:space="preserve">em rất nhiều về mặt chuyên môn để có thể </w:t>
      </w:r>
      <w:r w:rsidR="0044076F" w:rsidRPr="00A7425F">
        <w:rPr>
          <w:i/>
          <w:szCs w:val="26"/>
        </w:rPr>
        <w:t xml:space="preserve">hoàn thành đồ án tốt nghiệp này. </w:t>
      </w:r>
    </w:p>
    <w:p w14:paraId="4DBE75AD" w14:textId="77777777" w:rsidR="0044076F" w:rsidRPr="00A7425F" w:rsidRDefault="0044076F" w:rsidP="00F61250">
      <w:pPr>
        <w:spacing w:line="288" w:lineRule="auto"/>
        <w:ind w:firstLine="720"/>
        <w:jc w:val="both"/>
        <w:rPr>
          <w:i/>
          <w:szCs w:val="26"/>
        </w:rPr>
      </w:pPr>
      <w:r w:rsidRPr="00A7425F">
        <w:rPr>
          <w:i/>
          <w:szCs w:val="26"/>
        </w:rPr>
        <w:t xml:space="preserve">Cuối cùng, em xin được gửi lời cảm ơn chân thành tới gia đình, bạn bè đã quan tâm, động viên, đóng góp ý kiến và giúp đỡ </w:t>
      </w:r>
      <w:r w:rsidR="00E31DCA" w:rsidRPr="00A7425F">
        <w:rPr>
          <w:i/>
          <w:szCs w:val="26"/>
        </w:rPr>
        <w:t xml:space="preserve">em </w:t>
      </w:r>
      <w:r w:rsidRPr="00A7425F">
        <w:rPr>
          <w:i/>
          <w:szCs w:val="26"/>
        </w:rPr>
        <w:t xml:space="preserve">trong quá trình học tập, nghiên cứu và hoàn thành Đồ án tốt nghiệp. </w:t>
      </w:r>
    </w:p>
    <w:p w14:paraId="1EB54E05" w14:textId="77777777" w:rsidR="0044076F" w:rsidRPr="00A7425F" w:rsidRDefault="0044076F" w:rsidP="00F61250">
      <w:pPr>
        <w:spacing w:line="288" w:lineRule="auto"/>
        <w:jc w:val="both"/>
        <w:rPr>
          <w:szCs w:val="26"/>
        </w:rPr>
      </w:pPr>
    </w:p>
    <w:tbl>
      <w:tblPr>
        <w:tblW w:w="0" w:type="auto"/>
        <w:tblLook w:val="01E0" w:firstRow="1" w:lastRow="1" w:firstColumn="1" w:lastColumn="1" w:noHBand="0" w:noVBand="0"/>
      </w:tblPr>
      <w:tblGrid>
        <w:gridCol w:w="4499"/>
        <w:gridCol w:w="4499"/>
      </w:tblGrid>
      <w:tr w:rsidR="0044076F" w:rsidRPr="00A7425F" w14:paraId="211092C5" w14:textId="77777777" w:rsidTr="0044076F">
        <w:tc>
          <w:tcPr>
            <w:tcW w:w="4502" w:type="dxa"/>
          </w:tcPr>
          <w:p w14:paraId="2C7EE1A5" w14:textId="77777777" w:rsidR="0044076F" w:rsidRPr="00A7425F" w:rsidRDefault="0044076F" w:rsidP="00F61250">
            <w:pPr>
              <w:spacing w:line="288" w:lineRule="auto"/>
              <w:jc w:val="both"/>
              <w:rPr>
                <w:i/>
                <w:iCs/>
                <w:szCs w:val="26"/>
              </w:rPr>
            </w:pPr>
          </w:p>
        </w:tc>
        <w:tc>
          <w:tcPr>
            <w:tcW w:w="4502" w:type="dxa"/>
          </w:tcPr>
          <w:p w14:paraId="1AA349E4" w14:textId="1989C41F" w:rsidR="0044076F" w:rsidRPr="00A7425F" w:rsidRDefault="00961449" w:rsidP="00F61250">
            <w:pPr>
              <w:spacing w:line="288" w:lineRule="auto"/>
              <w:jc w:val="center"/>
              <w:rPr>
                <w:i/>
                <w:szCs w:val="26"/>
              </w:rPr>
            </w:pPr>
            <w:r w:rsidRPr="00A7425F">
              <w:rPr>
                <w:i/>
                <w:szCs w:val="26"/>
              </w:rPr>
              <w:t xml:space="preserve">Hà Nội, ngày 30 </w:t>
            </w:r>
            <w:r w:rsidR="004C0861" w:rsidRPr="00A7425F">
              <w:rPr>
                <w:i/>
                <w:szCs w:val="26"/>
              </w:rPr>
              <w:t>tháng 5 năm 2015</w:t>
            </w:r>
          </w:p>
          <w:p w14:paraId="0556663B" w14:textId="77777777" w:rsidR="0044076F" w:rsidRPr="00A7425F" w:rsidRDefault="0044076F" w:rsidP="00F61250">
            <w:pPr>
              <w:spacing w:line="288" w:lineRule="auto"/>
              <w:jc w:val="center"/>
              <w:rPr>
                <w:szCs w:val="26"/>
              </w:rPr>
            </w:pPr>
            <w:r w:rsidRPr="00A7425F">
              <w:rPr>
                <w:szCs w:val="26"/>
              </w:rPr>
              <w:t>Tác giả ĐATN</w:t>
            </w:r>
          </w:p>
          <w:p w14:paraId="5E9C93F6" w14:textId="77777777" w:rsidR="0044076F" w:rsidRPr="00A7425F" w:rsidRDefault="0044076F" w:rsidP="00F61250">
            <w:pPr>
              <w:spacing w:line="288" w:lineRule="auto"/>
              <w:jc w:val="center"/>
              <w:rPr>
                <w:szCs w:val="26"/>
              </w:rPr>
            </w:pPr>
          </w:p>
          <w:p w14:paraId="37E53CDA" w14:textId="77777777" w:rsidR="0044076F" w:rsidRPr="00A7425F" w:rsidRDefault="0044076F" w:rsidP="00F61250">
            <w:pPr>
              <w:spacing w:line="288" w:lineRule="auto"/>
              <w:jc w:val="center"/>
              <w:rPr>
                <w:szCs w:val="26"/>
              </w:rPr>
            </w:pPr>
          </w:p>
          <w:p w14:paraId="705C5407" w14:textId="4ADE9BF9" w:rsidR="0044076F" w:rsidRPr="00A7425F" w:rsidRDefault="00C87600" w:rsidP="00F61250">
            <w:pPr>
              <w:spacing w:line="288" w:lineRule="auto"/>
              <w:jc w:val="center"/>
              <w:rPr>
                <w:i/>
                <w:iCs/>
                <w:szCs w:val="26"/>
              </w:rPr>
            </w:pPr>
            <w:r w:rsidRPr="00A7425F">
              <w:rPr>
                <w:i/>
                <w:iCs/>
                <w:szCs w:val="26"/>
              </w:rPr>
              <w:t>Đặng Văn Long</w:t>
            </w:r>
          </w:p>
        </w:tc>
      </w:tr>
    </w:tbl>
    <w:p w14:paraId="13DB5DB8" w14:textId="77777777" w:rsidR="00D218BC" w:rsidRPr="00A7425F" w:rsidRDefault="00917005" w:rsidP="00501DC2">
      <w:pPr>
        <w:pStyle w:val="Stylebang"/>
      </w:pPr>
      <w:r w:rsidRPr="00A7425F">
        <w:br w:type="page"/>
      </w:r>
    </w:p>
    <w:p w14:paraId="639B9096" w14:textId="617B8713" w:rsidR="00CA240C" w:rsidRDefault="003704F1" w:rsidP="008F5A31">
      <w:pPr>
        <w:jc w:val="center"/>
        <w:rPr>
          <w:sz w:val="32"/>
          <w:szCs w:val="32"/>
        </w:rPr>
      </w:pPr>
      <w:r w:rsidRPr="008F5A31">
        <w:rPr>
          <w:sz w:val="32"/>
          <w:szCs w:val="32"/>
        </w:rPr>
        <w:lastRenderedPageBreak/>
        <w:t>MỤC LỤC</w:t>
      </w:r>
    </w:p>
    <w:p w14:paraId="7A58A099" w14:textId="77777777" w:rsidR="009823E3" w:rsidRDefault="009823E3" w:rsidP="009823E3">
      <w:pPr>
        <w:rPr>
          <w:sz w:val="32"/>
          <w:szCs w:val="32"/>
        </w:rPr>
      </w:pPr>
    </w:p>
    <w:p w14:paraId="3B694B97" w14:textId="77777777" w:rsidR="00C5319C" w:rsidRPr="0042447F" w:rsidRDefault="00C5319C">
      <w:pPr>
        <w:pStyle w:val="TOC1"/>
        <w:tabs>
          <w:tab w:val="right" w:leader="dot" w:pos="8772"/>
        </w:tabs>
        <w:rPr>
          <w:rFonts w:ascii="Times New Roman" w:eastAsiaTheme="minorEastAsia" w:hAnsi="Times New Roman"/>
          <w:b w:val="0"/>
          <w:noProof/>
          <w:sz w:val="26"/>
          <w:szCs w:val="26"/>
          <w:lang w:eastAsia="ja-JP"/>
        </w:rPr>
      </w:pPr>
      <w:r>
        <w:fldChar w:fldCharType="begin"/>
      </w:r>
      <w:r>
        <w:instrText xml:space="preserve"> TOC \o "1-2" \t "Heading 3,3" </w:instrText>
      </w:r>
      <w:r>
        <w:fldChar w:fldCharType="separate"/>
      </w:r>
      <w:r w:rsidRPr="0042447F">
        <w:rPr>
          <w:rFonts w:ascii="Times New Roman" w:hAnsi="Times New Roman"/>
          <w:noProof/>
          <w:sz w:val="26"/>
          <w:szCs w:val="26"/>
        </w:rPr>
        <w:t>PHIẾU GIAO NHIỆM VỤ ĐỒ ÁN TỐT NGHIỆP</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_Toc293785707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2</w:t>
      </w:r>
      <w:r w:rsidRPr="0042447F">
        <w:rPr>
          <w:rFonts w:ascii="Times New Roman" w:hAnsi="Times New Roman"/>
          <w:noProof/>
          <w:sz w:val="26"/>
          <w:szCs w:val="26"/>
        </w:rPr>
        <w:fldChar w:fldCharType="end"/>
      </w:r>
    </w:p>
    <w:p w14:paraId="5185A577" w14:textId="77777777" w:rsidR="00C5319C" w:rsidRPr="0042447F" w:rsidRDefault="00C5319C">
      <w:pPr>
        <w:pStyle w:val="TOC1"/>
        <w:tabs>
          <w:tab w:val="right" w:leader="dot" w:pos="8772"/>
        </w:tabs>
        <w:rPr>
          <w:rFonts w:ascii="Times New Roman" w:eastAsiaTheme="minorEastAsia" w:hAnsi="Times New Roman"/>
          <w:b w:val="0"/>
          <w:noProof/>
          <w:sz w:val="26"/>
          <w:szCs w:val="26"/>
          <w:lang w:eastAsia="ja-JP"/>
        </w:rPr>
      </w:pPr>
      <w:r w:rsidRPr="0042447F">
        <w:rPr>
          <w:rFonts w:ascii="Times New Roman" w:hAnsi="Times New Roman"/>
          <w:noProof/>
          <w:sz w:val="26"/>
          <w:szCs w:val="26"/>
        </w:rPr>
        <w:t>TÓM TẮT NỘI DUNG ĐỒ ÁN TỐT NGHIỆP</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_Toc293785708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3</w:t>
      </w:r>
      <w:r w:rsidRPr="0042447F">
        <w:rPr>
          <w:rFonts w:ascii="Times New Roman" w:hAnsi="Times New Roman"/>
          <w:noProof/>
          <w:sz w:val="26"/>
          <w:szCs w:val="26"/>
        </w:rPr>
        <w:fldChar w:fldCharType="end"/>
      </w:r>
    </w:p>
    <w:p w14:paraId="0F299642" w14:textId="77777777" w:rsidR="00C5319C" w:rsidRPr="0042447F" w:rsidRDefault="00C5319C">
      <w:pPr>
        <w:pStyle w:val="TOC1"/>
        <w:tabs>
          <w:tab w:val="right" w:leader="dot" w:pos="8772"/>
        </w:tabs>
        <w:rPr>
          <w:rFonts w:ascii="Times New Roman" w:eastAsiaTheme="minorEastAsia" w:hAnsi="Times New Roman"/>
          <w:b w:val="0"/>
          <w:noProof/>
          <w:sz w:val="26"/>
          <w:szCs w:val="26"/>
          <w:lang w:eastAsia="ja-JP"/>
        </w:rPr>
      </w:pPr>
      <w:r w:rsidRPr="0042447F">
        <w:rPr>
          <w:rFonts w:ascii="Times New Roman" w:hAnsi="Times New Roman"/>
          <w:noProof/>
          <w:sz w:val="26"/>
          <w:szCs w:val="26"/>
        </w:rPr>
        <w:t>LỜI CẢM ƠN</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_Toc293785709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4</w:t>
      </w:r>
      <w:r w:rsidRPr="0042447F">
        <w:rPr>
          <w:rFonts w:ascii="Times New Roman" w:hAnsi="Times New Roman"/>
          <w:noProof/>
          <w:sz w:val="26"/>
          <w:szCs w:val="26"/>
        </w:rPr>
        <w:fldChar w:fldCharType="end"/>
      </w:r>
    </w:p>
    <w:p w14:paraId="49761527" w14:textId="77777777" w:rsidR="00C5319C" w:rsidRPr="0042447F" w:rsidRDefault="00C5319C">
      <w:pPr>
        <w:pStyle w:val="TOC1"/>
        <w:tabs>
          <w:tab w:val="right" w:leader="dot" w:pos="8772"/>
        </w:tabs>
        <w:rPr>
          <w:rFonts w:ascii="Times New Roman" w:eastAsiaTheme="minorEastAsia" w:hAnsi="Times New Roman"/>
          <w:b w:val="0"/>
          <w:noProof/>
          <w:sz w:val="26"/>
          <w:szCs w:val="26"/>
          <w:lang w:eastAsia="ja-JP"/>
        </w:rPr>
      </w:pPr>
      <w:r w:rsidRPr="0042447F">
        <w:rPr>
          <w:rFonts w:ascii="Times New Roman" w:hAnsi="Times New Roman"/>
          <w:noProof/>
          <w:sz w:val="26"/>
          <w:szCs w:val="26"/>
        </w:rPr>
        <w:t>DANH MỤC HÌNH ẢNH</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_Toc293785710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7</w:t>
      </w:r>
      <w:r w:rsidRPr="0042447F">
        <w:rPr>
          <w:rFonts w:ascii="Times New Roman" w:hAnsi="Times New Roman"/>
          <w:noProof/>
          <w:sz w:val="26"/>
          <w:szCs w:val="26"/>
        </w:rPr>
        <w:fldChar w:fldCharType="end"/>
      </w:r>
    </w:p>
    <w:p w14:paraId="52165554" w14:textId="77777777" w:rsidR="00C5319C" w:rsidRPr="0042447F" w:rsidRDefault="00C5319C">
      <w:pPr>
        <w:pStyle w:val="TOC1"/>
        <w:tabs>
          <w:tab w:val="right" w:leader="dot" w:pos="8772"/>
        </w:tabs>
        <w:rPr>
          <w:rFonts w:ascii="Times New Roman" w:eastAsiaTheme="minorEastAsia" w:hAnsi="Times New Roman"/>
          <w:b w:val="0"/>
          <w:noProof/>
          <w:sz w:val="26"/>
          <w:szCs w:val="26"/>
          <w:lang w:eastAsia="ja-JP"/>
        </w:rPr>
      </w:pPr>
      <w:r w:rsidRPr="0042447F">
        <w:rPr>
          <w:rFonts w:ascii="Times New Roman" w:hAnsi="Times New Roman"/>
          <w:noProof/>
          <w:sz w:val="26"/>
          <w:szCs w:val="26"/>
        </w:rPr>
        <w:t>DANH MỤC CÁC THUẬT NGỮ VÀ TỪ VIẾT TẮT</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_Toc293785711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9</w:t>
      </w:r>
      <w:r w:rsidRPr="0042447F">
        <w:rPr>
          <w:rFonts w:ascii="Times New Roman" w:hAnsi="Times New Roman"/>
          <w:noProof/>
          <w:sz w:val="26"/>
          <w:szCs w:val="26"/>
        </w:rPr>
        <w:fldChar w:fldCharType="end"/>
      </w:r>
    </w:p>
    <w:p w14:paraId="3DD46164" w14:textId="77777777" w:rsidR="00C5319C" w:rsidRPr="0042447F" w:rsidRDefault="00C5319C">
      <w:pPr>
        <w:pStyle w:val="TOC1"/>
        <w:tabs>
          <w:tab w:val="right" w:leader="dot" w:pos="8772"/>
        </w:tabs>
        <w:rPr>
          <w:rFonts w:ascii="Times New Roman" w:eastAsiaTheme="minorEastAsia" w:hAnsi="Times New Roman"/>
          <w:b w:val="0"/>
          <w:noProof/>
          <w:sz w:val="26"/>
          <w:szCs w:val="26"/>
          <w:lang w:eastAsia="ja-JP"/>
        </w:rPr>
      </w:pPr>
      <w:r w:rsidRPr="0042447F">
        <w:rPr>
          <w:rFonts w:ascii="Times New Roman" w:hAnsi="Times New Roman"/>
          <w:noProof/>
          <w:sz w:val="26"/>
          <w:szCs w:val="26"/>
        </w:rPr>
        <w:t>CHƯƠNG 1 - ĐẶT VẤN ĐỀ VÀ ĐINH HƯỚNG GIẢI PHÁP</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_Toc293785712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10</w:t>
      </w:r>
      <w:r w:rsidRPr="0042447F">
        <w:rPr>
          <w:rFonts w:ascii="Times New Roman" w:hAnsi="Times New Roman"/>
          <w:noProof/>
          <w:sz w:val="26"/>
          <w:szCs w:val="26"/>
        </w:rPr>
        <w:fldChar w:fldCharType="end"/>
      </w:r>
    </w:p>
    <w:p w14:paraId="17A9060F" w14:textId="77777777" w:rsidR="00C5319C" w:rsidRPr="00A53A56" w:rsidRDefault="00C5319C">
      <w:pPr>
        <w:pStyle w:val="TOC2"/>
        <w:tabs>
          <w:tab w:val="right" w:leader="dot" w:pos="8772"/>
        </w:tabs>
        <w:rPr>
          <w:rFonts w:ascii="Times New Roman" w:eastAsiaTheme="minorEastAsia" w:hAnsi="Times New Roman"/>
          <w:b w:val="0"/>
          <w:noProof/>
          <w:sz w:val="26"/>
          <w:szCs w:val="26"/>
          <w:lang w:eastAsia="ja-JP"/>
        </w:rPr>
      </w:pPr>
      <w:r w:rsidRPr="00A53A56">
        <w:rPr>
          <w:rFonts w:ascii="Times New Roman" w:hAnsi="Times New Roman"/>
          <w:b w:val="0"/>
          <w:noProof/>
          <w:sz w:val="26"/>
          <w:szCs w:val="26"/>
        </w:rPr>
        <w:t>1.1. Đặt vấn đề</w:t>
      </w:r>
      <w:r w:rsidRPr="00A53A56">
        <w:rPr>
          <w:rFonts w:ascii="Times New Roman" w:hAnsi="Times New Roman"/>
          <w:b w:val="0"/>
          <w:noProof/>
          <w:sz w:val="26"/>
          <w:szCs w:val="26"/>
        </w:rPr>
        <w:tab/>
      </w:r>
      <w:r w:rsidRPr="00A53A56">
        <w:rPr>
          <w:rFonts w:ascii="Times New Roman" w:hAnsi="Times New Roman"/>
          <w:b w:val="0"/>
          <w:noProof/>
          <w:sz w:val="26"/>
          <w:szCs w:val="26"/>
        </w:rPr>
        <w:fldChar w:fldCharType="begin"/>
      </w:r>
      <w:r w:rsidRPr="00A53A56">
        <w:rPr>
          <w:rFonts w:ascii="Times New Roman" w:hAnsi="Times New Roman"/>
          <w:b w:val="0"/>
          <w:noProof/>
          <w:sz w:val="26"/>
          <w:szCs w:val="26"/>
        </w:rPr>
        <w:instrText xml:space="preserve"> PAGEREF _Toc293785713 \h </w:instrText>
      </w:r>
      <w:r w:rsidRPr="00A53A56">
        <w:rPr>
          <w:rFonts w:ascii="Times New Roman" w:hAnsi="Times New Roman"/>
          <w:b w:val="0"/>
          <w:noProof/>
          <w:sz w:val="26"/>
          <w:szCs w:val="26"/>
        </w:rPr>
      </w:r>
      <w:r w:rsidRPr="00A53A56">
        <w:rPr>
          <w:rFonts w:ascii="Times New Roman" w:hAnsi="Times New Roman"/>
          <w:b w:val="0"/>
          <w:noProof/>
          <w:sz w:val="26"/>
          <w:szCs w:val="26"/>
        </w:rPr>
        <w:fldChar w:fldCharType="separate"/>
      </w:r>
      <w:r w:rsidRPr="00A53A56">
        <w:rPr>
          <w:rFonts w:ascii="Times New Roman" w:hAnsi="Times New Roman"/>
          <w:b w:val="0"/>
          <w:noProof/>
          <w:sz w:val="26"/>
          <w:szCs w:val="26"/>
        </w:rPr>
        <w:t>10</w:t>
      </w:r>
      <w:r w:rsidRPr="00A53A56">
        <w:rPr>
          <w:rFonts w:ascii="Times New Roman" w:hAnsi="Times New Roman"/>
          <w:b w:val="0"/>
          <w:noProof/>
          <w:sz w:val="26"/>
          <w:szCs w:val="26"/>
        </w:rPr>
        <w:fldChar w:fldCharType="end"/>
      </w:r>
    </w:p>
    <w:p w14:paraId="4A5A20ED" w14:textId="77777777" w:rsidR="00C5319C" w:rsidRPr="00A53A56" w:rsidRDefault="00C5319C">
      <w:pPr>
        <w:pStyle w:val="TOC2"/>
        <w:tabs>
          <w:tab w:val="right" w:leader="dot" w:pos="8772"/>
        </w:tabs>
        <w:rPr>
          <w:rFonts w:ascii="Times New Roman" w:eastAsiaTheme="minorEastAsia" w:hAnsi="Times New Roman"/>
          <w:b w:val="0"/>
          <w:noProof/>
          <w:sz w:val="26"/>
          <w:szCs w:val="26"/>
          <w:lang w:eastAsia="ja-JP"/>
        </w:rPr>
      </w:pPr>
      <w:r w:rsidRPr="00A53A56">
        <w:rPr>
          <w:rFonts w:ascii="Times New Roman" w:hAnsi="Times New Roman"/>
          <w:b w:val="0"/>
          <w:noProof/>
          <w:sz w:val="26"/>
          <w:szCs w:val="26"/>
        </w:rPr>
        <w:t>1.2. Giới thiệu đề tài</w:t>
      </w:r>
      <w:r w:rsidRPr="00A53A56">
        <w:rPr>
          <w:rFonts w:ascii="Times New Roman" w:hAnsi="Times New Roman"/>
          <w:b w:val="0"/>
          <w:noProof/>
          <w:sz w:val="26"/>
          <w:szCs w:val="26"/>
        </w:rPr>
        <w:tab/>
      </w:r>
      <w:r w:rsidRPr="00A53A56">
        <w:rPr>
          <w:rFonts w:ascii="Times New Roman" w:hAnsi="Times New Roman"/>
          <w:b w:val="0"/>
          <w:noProof/>
          <w:sz w:val="26"/>
          <w:szCs w:val="26"/>
        </w:rPr>
        <w:fldChar w:fldCharType="begin"/>
      </w:r>
      <w:r w:rsidRPr="00A53A56">
        <w:rPr>
          <w:rFonts w:ascii="Times New Roman" w:hAnsi="Times New Roman"/>
          <w:b w:val="0"/>
          <w:noProof/>
          <w:sz w:val="26"/>
          <w:szCs w:val="26"/>
        </w:rPr>
        <w:instrText xml:space="preserve"> PAGEREF _Toc293785714 \h </w:instrText>
      </w:r>
      <w:r w:rsidRPr="00A53A56">
        <w:rPr>
          <w:rFonts w:ascii="Times New Roman" w:hAnsi="Times New Roman"/>
          <w:b w:val="0"/>
          <w:noProof/>
          <w:sz w:val="26"/>
          <w:szCs w:val="26"/>
        </w:rPr>
      </w:r>
      <w:r w:rsidRPr="00A53A56">
        <w:rPr>
          <w:rFonts w:ascii="Times New Roman" w:hAnsi="Times New Roman"/>
          <w:b w:val="0"/>
          <w:noProof/>
          <w:sz w:val="26"/>
          <w:szCs w:val="26"/>
        </w:rPr>
        <w:fldChar w:fldCharType="separate"/>
      </w:r>
      <w:r w:rsidRPr="00A53A56">
        <w:rPr>
          <w:rFonts w:ascii="Times New Roman" w:hAnsi="Times New Roman"/>
          <w:b w:val="0"/>
          <w:noProof/>
          <w:sz w:val="26"/>
          <w:szCs w:val="26"/>
        </w:rPr>
        <w:t>10</w:t>
      </w:r>
      <w:r w:rsidRPr="00A53A56">
        <w:rPr>
          <w:rFonts w:ascii="Times New Roman" w:hAnsi="Times New Roman"/>
          <w:b w:val="0"/>
          <w:noProof/>
          <w:sz w:val="26"/>
          <w:szCs w:val="26"/>
        </w:rPr>
        <w:fldChar w:fldCharType="end"/>
      </w:r>
    </w:p>
    <w:p w14:paraId="7EADF5C4" w14:textId="77777777" w:rsidR="00C5319C" w:rsidRPr="00A53A56" w:rsidRDefault="00C5319C">
      <w:pPr>
        <w:pStyle w:val="TOC2"/>
        <w:tabs>
          <w:tab w:val="right" w:leader="dot" w:pos="8772"/>
        </w:tabs>
        <w:rPr>
          <w:rFonts w:ascii="Times New Roman" w:eastAsiaTheme="minorEastAsia" w:hAnsi="Times New Roman"/>
          <w:b w:val="0"/>
          <w:noProof/>
          <w:sz w:val="26"/>
          <w:szCs w:val="26"/>
          <w:lang w:eastAsia="ja-JP"/>
        </w:rPr>
      </w:pPr>
      <w:r w:rsidRPr="00A53A56">
        <w:rPr>
          <w:rFonts w:ascii="Times New Roman" w:hAnsi="Times New Roman"/>
          <w:b w:val="0"/>
          <w:noProof/>
          <w:sz w:val="26"/>
          <w:szCs w:val="26"/>
        </w:rPr>
        <w:t>1.3. Yêu cầu đặt ra đối với đề tài</w:t>
      </w:r>
      <w:r w:rsidRPr="00A53A56">
        <w:rPr>
          <w:rFonts w:ascii="Times New Roman" w:hAnsi="Times New Roman"/>
          <w:b w:val="0"/>
          <w:noProof/>
          <w:sz w:val="26"/>
          <w:szCs w:val="26"/>
        </w:rPr>
        <w:tab/>
      </w:r>
      <w:r w:rsidRPr="00A53A56">
        <w:rPr>
          <w:rFonts w:ascii="Times New Roman" w:hAnsi="Times New Roman"/>
          <w:b w:val="0"/>
          <w:noProof/>
          <w:sz w:val="26"/>
          <w:szCs w:val="26"/>
        </w:rPr>
        <w:fldChar w:fldCharType="begin"/>
      </w:r>
      <w:r w:rsidRPr="00A53A56">
        <w:rPr>
          <w:rFonts w:ascii="Times New Roman" w:hAnsi="Times New Roman"/>
          <w:b w:val="0"/>
          <w:noProof/>
          <w:sz w:val="26"/>
          <w:szCs w:val="26"/>
        </w:rPr>
        <w:instrText xml:space="preserve"> PAGEREF _Toc293785715 \h </w:instrText>
      </w:r>
      <w:r w:rsidRPr="00A53A56">
        <w:rPr>
          <w:rFonts w:ascii="Times New Roman" w:hAnsi="Times New Roman"/>
          <w:b w:val="0"/>
          <w:noProof/>
          <w:sz w:val="26"/>
          <w:szCs w:val="26"/>
        </w:rPr>
      </w:r>
      <w:r w:rsidRPr="00A53A56">
        <w:rPr>
          <w:rFonts w:ascii="Times New Roman" w:hAnsi="Times New Roman"/>
          <w:b w:val="0"/>
          <w:noProof/>
          <w:sz w:val="26"/>
          <w:szCs w:val="26"/>
        </w:rPr>
        <w:fldChar w:fldCharType="separate"/>
      </w:r>
      <w:r w:rsidRPr="00A53A56">
        <w:rPr>
          <w:rFonts w:ascii="Times New Roman" w:hAnsi="Times New Roman"/>
          <w:b w:val="0"/>
          <w:noProof/>
          <w:sz w:val="26"/>
          <w:szCs w:val="26"/>
        </w:rPr>
        <w:t>11</w:t>
      </w:r>
      <w:r w:rsidRPr="00A53A56">
        <w:rPr>
          <w:rFonts w:ascii="Times New Roman" w:hAnsi="Times New Roman"/>
          <w:b w:val="0"/>
          <w:noProof/>
          <w:sz w:val="26"/>
          <w:szCs w:val="26"/>
        </w:rPr>
        <w:fldChar w:fldCharType="end"/>
      </w:r>
    </w:p>
    <w:p w14:paraId="72BA5FF4" w14:textId="77777777" w:rsidR="00C5319C" w:rsidRPr="00A53A56" w:rsidRDefault="00C5319C">
      <w:pPr>
        <w:pStyle w:val="TOC2"/>
        <w:tabs>
          <w:tab w:val="right" w:leader="dot" w:pos="8772"/>
        </w:tabs>
        <w:rPr>
          <w:rFonts w:ascii="Times New Roman" w:eastAsiaTheme="minorEastAsia" w:hAnsi="Times New Roman"/>
          <w:b w:val="0"/>
          <w:noProof/>
          <w:sz w:val="26"/>
          <w:szCs w:val="26"/>
          <w:lang w:eastAsia="ja-JP"/>
        </w:rPr>
      </w:pPr>
      <w:r w:rsidRPr="00A53A56">
        <w:rPr>
          <w:rFonts w:ascii="Times New Roman" w:hAnsi="Times New Roman"/>
          <w:b w:val="0"/>
          <w:noProof/>
          <w:sz w:val="26"/>
          <w:szCs w:val="26"/>
        </w:rPr>
        <w:t>1.4. Phân tích lựa chọn giải pháp</w:t>
      </w:r>
      <w:r w:rsidRPr="00A53A56">
        <w:rPr>
          <w:rFonts w:ascii="Times New Roman" w:hAnsi="Times New Roman"/>
          <w:b w:val="0"/>
          <w:noProof/>
          <w:sz w:val="26"/>
          <w:szCs w:val="26"/>
        </w:rPr>
        <w:tab/>
      </w:r>
      <w:r w:rsidRPr="00A53A56">
        <w:rPr>
          <w:rFonts w:ascii="Times New Roman" w:hAnsi="Times New Roman"/>
          <w:b w:val="0"/>
          <w:noProof/>
          <w:sz w:val="26"/>
          <w:szCs w:val="26"/>
        </w:rPr>
        <w:fldChar w:fldCharType="begin"/>
      </w:r>
      <w:r w:rsidRPr="00A53A56">
        <w:rPr>
          <w:rFonts w:ascii="Times New Roman" w:hAnsi="Times New Roman"/>
          <w:b w:val="0"/>
          <w:noProof/>
          <w:sz w:val="26"/>
          <w:szCs w:val="26"/>
        </w:rPr>
        <w:instrText xml:space="preserve"> PAGEREF _Toc293785716 \h </w:instrText>
      </w:r>
      <w:r w:rsidRPr="00A53A56">
        <w:rPr>
          <w:rFonts w:ascii="Times New Roman" w:hAnsi="Times New Roman"/>
          <w:b w:val="0"/>
          <w:noProof/>
          <w:sz w:val="26"/>
          <w:szCs w:val="26"/>
        </w:rPr>
      </w:r>
      <w:r w:rsidRPr="00A53A56">
        <w:rPr>
          <w:rFonts w:ascii="Times New Roman" w:hAnsi="Times New Roman"/>
          <w:b w:val="0"/>
          <w:noProof/>
          <w:sz w:val="26"/>
          <w:szCs w:val="26"/>
        </w:rPr>
        <w:fldChar w:fldCharType="separate"/>
      </w:r>
      <w:r w:rsidRPr="00A53A56">
        <w:rPr>
          <w:rFonts w:ascii="Times New Roman" w:hAnsi="Times New Roman"/>
          <w:b w:val="0"/>
          <w:noProof/>
          <w:sz w:val="26"/>
          <w:szCs w:val="26"/>
        </w:rPr>
        <w:t>11</w:t>
      </w:r>
      <w:r w:rsidRPr="00A53A56">
        <w:rPr>
          <w:rFonts w:ascii="Times New Roman" w:hAnsi="Times New Roman"/>
          <w:b w:val="0"/>
          <w:noProof/>
          <w:sz w:val="26"/>
          <w:szCs w:val="26"/>
        </w:rPr>
        <w:fldChar w:fldCharType="end"/>
      </w:r>
    </w:p>
    <w:p w14:paraId="7300084D" w14:textId="77777777" w:rsidR="00C5319C" w:rsidRPr="00A53A56" w:rsidRDefault="00C5319C">
      <w:pPr>
        <w:pStyle w:val="TOC2"/>
        <w:tabs>
          <w:tab w:val="right" w:leader="dot" w:pos="8772"/>
        </w:tabs>
        <w:rPr>
          <w:rFonts w:ascii="Times New Roman" w:eastAsiaTheme="minorEastAsia" w:hAnsi="Times New Roman"/>
          <w:b w:val="0"/>
          <w:noProof/>
          <w:sz w:val="26"/>
          <w:szCs w:val="26"/>
          <w:lang w:eastAsia="ja-JP"/>
        </w:rPr>
      </w:pPr>
      <w:r w:rsidRPr="00A53A56">
        <w:rPr>
          <w:rFonts w:ascii="Times New Roman" w:hAnsi="Times New Roman"/>
          <w:b w:val="0"/>
          <w:noProof/>
          <w:sz w:val="26"/>
          <w:szCs w:val="26"/>
        </w:rPr>
        <w:t>1.5. Cơ sở lý thuyết</w:t>
      </w:r>
      <w:r w:rsidRPr="00A53A56">
        <w:rPr>
          <w:rFonts w:ascii="Times New Roman" w:hAnsi="Times New Roman"/>
          <w:b w:val="0"/>
          <w:noProof/>
          <w:sz w:val="26"/>
          <w:szCs w:val="26"/>
        </w:rPr>
        <w:tab/>
      </w:r>
      <w:r w:rsidRPr="00A53A56">
        <w:rPr>
          <w:rFonts w:ascii="Times New Roman" w:hAnsi="Times New Roman"/>
          <w:b w:val="0"/>
          <w:noProof/>
          <w:sz w:val="26"/>
          <w:szCs w:val="26"/>
        </w:rPr>
        <w:fldChar w:fldCharType="begin"/>
      </w:r>
      <w:r w:rsidRPr="00A53A56">
        <w:rPr>
          <w:rFonts w:ascii="Times New Roman" w:hAnsi="Times New Roman"/>
          <w:b w:val="0"/>
          <w:noProof/>
          <w:sz w:val="26"/>
          <w:szCs w:val="26"/>
        </w:rPr>
        <w:instrText xml:space="preserve"> PAGEREF _Toc293785717 \h </w:instrText>
      </w:r>
      <w:r w:rsidRPr="00A53A56">
        <w:rPr>
          <w:rFonts w:ascii="Times New Roman" w:hAnsi="Times New Roman"/>
          <w:b w:val="0"/>
          <w:noProof/>
          <w:sz w:val="26"/>
          <w:szCs w:val="26"/>
        </w:rPr>
      </w:r>
      <w:r w:rsidRPr="00A53A56">
        <w:rPr>
          <w:rFonts w:ascii="Times New Roman" w:hAnsi="Times New Roman"/>
          <w:b w:val="0"/>
          <w:noProof/>
          <w:sz w:val="26"/>
          <w:szCs w:val="26"/>
        </w:rPr>
        <w:fldChar w:fldCharType="separate"/>
      </w:r>
      <w:r w:rsidRPr="00A53A56">
        <w:rPr>
          <w:rFonts w:ascii="Times New Roman" w:hAnsi="Times New Roman"/>
          <w:b w:val="0"/>
          <w:noProof/>
          <w:sz w:val="26"/>
          <w:szCs w:val="26"/>
        </w:rPr>
        <w:t>12</w:t>
      </w:r>
      <w:r w:rsidRPr="00A53A56">
        <w:rPr>
          <w:rFonts w:ascii="Times New Roman" w:hAnsi="Times New Roman"/>
          <w:b w:val="0"/>
          <w:noProof/>
          <w:sz w:val="26"/>
          <w:szCs w:val="26"/>
        </w:rPr>
        <w:fldChar w:fldCharType="end"/>
      </w:r>
    </w:p>
    <w:p w14:paraId="634B6B21" w14:textId="77777777" w:rsidR="00C5319C" w:rsidRPr="0042447F" w:rsidRDefault="00C5319C">
      <w:pPr>
        <w:pStyle w:val="TOC3"/>
        <w:tabs>
          <w:tab w:val="right" w:leader="dot" w:pos="8772"/>
        </w:tabs>
        <w:rPr>
          <w:rFonts w:ascii="Times New Roman" w:eastAsiaTheme="minorEastAsia" w:hAnsi="Times New Roman"/>
          <w:noProof/>
          <w:sz w:val="26"/>
          <w:szCs w:val="26"/>
          <w:lang w:eastAsia="ja-JP"/>
        </w:rPr>
      </w:pPr>
      <w:r w:rsidRPr="0042447F">
        <w:rPr>
          <w:rFonts w:ascii="Times New Roman" w:hAnsi="Times New Roman"/>
          <w:noProof/>
          <w:sz w:val="26"/>
          <w:szCs w:val="26"/>
          <w:lang w:val="es-AR"/>
        </w:rPr>
        <w:t xml:space="preserve">1.5.1. Tìm </w:t>
      </w:r>
      <w:r w:rsidRPr="0042447F">
        <w:rPr>
          <w:rFonts w:ascii="Times New Roman" w:hAnsi="Times New Roman"/>
          <w:noProof/>
          <w:sz w:val="26"/>
          <w:szCs w:val="26"/>
        </w:rPr>
        <w:t>hiểu</w:t>
      </w:r>
      <w:r w:rsidRPr="0042447F">
        <w:rPr>
          <w:rFonts w:ascii="Times New Roman" w:hAnsi="Times New Roman"/>
          <w:noProof/>
          <w:sz w:val="26"/>
          <w:szCs w:val="26"/>
          <w:lang w:val="es-AR"/>
        </w:rPr>
        <w:t xml:space="preserve"> về Google Web Toolkit</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_Toc293785718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12</w:t>
      </w:r>
      <w:r w:rsidRPr="0042447F">
        <w:rPr>
          <w:rFonts w:ascii="Times New Roman" w:hAnsi="Times New Roman"/>
          <w:noProof/>
          <w:sz w:val="26"/>
          <w:szCs w:val="26"/>
        </w:rPr>
        <w:fldChar w:fldCharType="end"/>
      </w:r>
    </w:p>
    <w:p w14:paraId="5F59C640" w14:textId="77777777" w:rsidR="00C5319C" w:rsidRPr="0042447F" w:rsidRDefault="00C5319C">
      <w:pPr>
        <w:pStyle w:val="TOC3"/>
        <w:tabs>
          <w:tab w:val="right" w:leader="dot" w:pos="8772"/>
        </w:tabs>
        <w:rPr>
          <w:rFonts w:ascii="Times New Roman" w:eastAsiaTheme="minorEastAsia" w:hAnsi="Times New Roman"/>
          <w:noProof/>
          <w:sz w:val="26"/>
          <w:szCs w:val="26"/>
          <w:lang w:eastAsia="ja-JP"/>
        </w:rPr>
      </w:pPr>
      <w:r w:rsidRPr="0042447F">
        <w:rPr>
          <w:rFonts w:ascii="Times New Roman" w:hAnsi="Times New Roman"/>
          <w:noProof/>
          <w:sz w:val="26"/>
          <w:szCs w:val="26"/>
        </w:rPr>
        <w:t>1.5.1.3 Hạn chế của GWT ?</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_Toc293785719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14</w:t>
      </w:r>
      <w:r w:rsidRPr="0042447F">
        <w:rPr>
          <w:rFonts w:ascii="Times New Roman" w:hAnsi="Times New Roman"/>
          <w:noProof/>
          <w:sz w:val="26"/>
          <w:szCs w:val="26"/>
        </w:rPr>
        <w:fldChar w:fldCharType="end"/>
      </w:r>
    </w:p>
    <w:p w14:paraId="1217695B" w14:textId="77777777" w:rsidR="00C5319C" w:rsidRPr="0042447F" w:rsidRDefault="00C5319C">
      <w:pPr>
        <w:pStyle w:val="TOC3"/>
        <w:tabs>
          <w:tab w:val="right" w:leader="dot" w:pos="8772"/>
        </w:tabs>
        <w:rPr>
          <w:rFonts w:ascii="Times New Roman" w:eastAsiaTheme="minorEastAsia" w:hAnsi="Times New Roman"/>
          <w:noProof/>
          <w:sz w:val="26"/>
          <w:szCs w:val="26"/>
          <w:lang w:eastAsia="ja-JP"/>
        </w:rPr>
      </w:pPr>
      <w:r w:rsidRPr="0042447F">
        <w:rPr>
          <w:rFonts w:ascii="Times New Roman" w:hAnsi="Times New Roman"/>
          <w:noProof/>
          <w:sz w:val="26"/>
          <w:szCs w:val="26"/>
        </w:rPr>
        <w:t>1.5.2. Tìm hiểu về Google App Engine</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_Toc293785720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21</w:t>
      </w:r>
      <w:r w:rsidRPr="0042447F">
        <w:rPr>
          <w:rFonts w:ascii="Times New Roman" w:hAnsi="Times New Roman"/>
          <w:noProof/>
          <w:sz w:val="26"/>
          <w:szCs w:val="26"/>
        </w:rPr>
        <w:fldChar w:fldCharType="end"/>
      </w:r>
    </w:p>
    <w:p w14:paraId="27319550" w14:textId="77777777" w:rsidR="00C5319C" w:rsidRPr="0042447F" w:rsidRDefault="00C5319C">
      <w:pPr>
        <w:pStyle w:val="TOC3"/>
        <w:tabs>
          <w:tab w:val="right" w:leader="dot" w:pos="8772"/>
        </w:tabs>
        <w:rPr>
          <w:rFonts w:ascii="Times New Roman" w:eastAsiaTheme="minorEastAsia" w:hAnsi="Times New Roman"/>
          <w:noProof/>
          <w:sz w:val="26"/>
          <w:szCs w:val="26"/>
          <w:lang w:eastAsia="ja-JP"/>
        </w:rPr>
      </w:pPr>
      <w:r w:rsidRPr="0042447F">
        <w:rPr>
          <w:rFonts w:ascii="Times New Roman" w:hAnsi="Times New Roman"/>
          <w:noProof/>
          <w:sz w:val="26"/>
          <w:szCs w:val="26"/>
        </w:rPr>
        <w:t>1.5.3. GAE Datastore</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_Toc293785721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24</w:t>
      </w:r>
      <w:r w:rsidRPr="0042447F">
        <w:rPr>
          <w:rFonts w:ascii="Times New Roman" w:hAnsi="Times New Roman"/>
          <w:noProof/>
          <w:sz w:val="26"/>
          <w:szCs w:val="26"/>
        </w:rPr>
        <w:fldChar w:fldCharType="end"/>
      </w:r>
    </w:p>
    <w:p w14:paraId="3439DBF4" w14:textId="77777777" w:rsidR="00C5319C" w:rsidRPr="0042447F" w:rsidRDefault="00C5319C">
      <w:pPr>
        <w:pStyle w:val="TOC3"/>
        <w:tabs>
          <w:tab w:val="right" w:leader="dot" w:pos="8772"/>
        </w:tabs>
        <w:rPr>
          <w:rFonts w:ascii="Times New Roman" w:eastAsiaTheme="minorEastAsia" w:hAnsi="Times New Roman"/>
          <w:noProof/>
          <w:sz w:val="26"/>
          <w:szCs w:val="26"/>
          <w:lang w:eastAsia="ja-JP"/>
        </w:rPr>
      </w:pPr>
      <w:r w:rsidRPr="0042447F">
        <w:rPr>
          <w:rFonts w:ascii="Times New Roman" w:hAnsi="Times New Roman"/>
          <w:noProof/>
          <w:sz w:val="26"/>
          <w:szCs w:val="26"/>
        </w:rPr>
        <w:t>1.5.4. GAE Channel API</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_Toc293785722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24</w:t>
      </w:r>
      <w:r w:rsidRPr="0042447F">
        <w:rPr>
          <w:rFonts w:ascii="Times New Roman" w:hAnsi="Times New Roman"/>
          <w:noProof/>
          <w:sz w:val="26"/>
          <w:szCs w:val="26"/>
        </w:rPr>
        <w:fldChar w:fldCharType="end"/>
      </w:r>
    </w:p>
    <w:p w14:paraId="2AB7FAD4" w14:textId="77777777" w:rsidR="00C5319C" w:rsidRPr="0042447F" w:rsidRDefault="00C5319C">
      <w:pPr>
        <w:pStyle w:val="TOC3"/>
        <w:tabs>
          <w:tab w:val="right" w:leader="dot" w:pos="8772"/>
        </w:tabs>
        <w:rPr>
          <w:rFonts w:ascii="Times New Roman" w:eastAsiaTheme="minorEastAsia" w:hAnsi="Times New Roman"/>
          <w:noProof/>
          <w:sz w:val="26"/>
          <w:szCs w:val="26"/>
          <w:lang w:eastAsia="ja-JP"/>
        </w:rPr>
      </w:pPr>
      <w:r w:rsidRPr="0042447F">
        <w:rPr>
          <w:rFonts w:ascii="Times New Roman" w:hAnsi="Times New Roman"/>
          <w:noProof/>
          <w:sz w:val="26"/>
          <w:szCs w:val="26"/>
        </w:rPr>
        <w:t>1.5.5 Tổng quan về  Google Maps API v3</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_Toc293785723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26</w:t>
      </w:r>
      <w:r w:rsidRPr="0042447F">
        <w:rPr>
          <w:rFonts w:ascii="Times New Roman" w:hAnsi="Times New Roman"/>
          <w:noProof/>
          <w:sz w:val="26"/>
          <w:szCs w:val="26"/>
        </w:rPr>
        <w:fldChar w:fldCharType="end"/>
      </w:r>
    </w:p>
    <w:p w14:paraId="6F1E7306" w14:textId="77777777" w:rsidR="00C5319C" w:rsidRPr="0042447F" w:rsidRDefault="00C5319C">
      <w:pPr>
        <w:pStyle w:val="TOC1"/>
        <w:tabs>
          <w:tab w:val="right" w:leader="dot" w:pos="8772"/>
        </w:tabs>
        <w:rPr>
          <w:rFonts w:ascii="Times New Roman" w:eastAsiaTheme="minorEastAsia" w:hAnsi="Times New Roman"/>
          <w:b w:val="0"/>
          <w:noProof/>
          <w:sz w:val="26"/>
          <w:szCs w:val="26"/>
          <w:lang w:eastAsia="ja-JP"/>
        </w:rPr>
      </w:pPr>
      <w:r w:rsidRPr="0042447F">
        <w:rPr>
          <w:rFonts w:ascii="Times New Roman" w:hAnsi="Times New Roman"/>
          <w:noProof/>
          <w:sz w:val="26"/>
          <w:szCs w:val="26"/>
        </w:rPr>
        <w:t>CHƯƠNG 2 - PHÂN TÍCH VÀ THIẾT KẾ HỆ THỐNG PHẦN MỀM</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_Toc293785724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28</w:t>
      </w:r>
      <w:r w:rsidRPr="0042447F">
        <w:rPr>
          <w:rFonts w:ascii="Times New Roman" w:hAnsi="Times New Roman"/>
          <w:noProof/>
          <w:sz w:val="26"/>
          <w:szCs w:val="26"/>
        </w:rPr>
        <w:fldChar w:fldCharType="end"/>
      </w:r>
    </w:p>
    <w:p w14:paraId="7E2FAF7A" w14:textId="77777777" w:rsidR="00C5319C" w:rsidRPr="00795F9B" w:rsidRDefault="00C5319C">
      <w:pPr>
        <w:pStyle w:val="TOC2"/>
        <w:tabs>
          <w:tab w:val="left" w:pos="812"/>
          <w:tab w:val="right" w:leader="dot" w:pos="8772"/>
        </w:tabs>
        <w:rPr>
          <w:rFonts w:ascii="Times New Roman" w:eastAsiaTheme="minorEastAsia" w:hAnsi="Times New Roman"/>
          <w:b w:val="0"/>
          <w:noProof/>
          <w:sz w:val="26"/>
          <w:szCs w:val="26"/>
          <w:lang w:eastAsia="ja-JP"/>
        </w:rPr>
      </w:pPr>
      <w:r w:rsidRPr="00795F9B">
        <w:rPr>
          <w:rFonts w:ascii="Times New Roman" w:hAnsi="Times New Roman"/>
          <w:b w:val="0"/>
          <w:noProof/>
          <w:sz w:val="26"/>
          <w:szCs w:val="26"/>
        </w:rPr>
        <w:t>2.1</w:t>
      </w:r>
      <w:r w:rsidRPr="00795F9B">
        <w:rPr>
          <w:rFonts w:ascii="Times New Roman" w:eastAsiaTheme="minorEastAsia" w:hAnsi="Times New Roman"/>
          <w:b w:val="0"/>
          <w:noProof/>
          <w:sz w:val="26"/>
          <w:szCs w:val="26"/>
          <w:lang w:eastAsia="ja-JP"/>
        </w:rPr>
        <w:tab/>
      </w:r>
      <w:r w:rsidRPr="00795F9B">
        <w:rPr>
          <w:rFonts w:ascii="Times New Roman" w:hAnsi="Times New Roman"/>
          <w:b w:val="0"/>
          <w:noProof/>
          <w:sz w:val="26"/>
          <w:szCs w:val="26"/>
        </w:rPr>
        <w:t>Kiến trúc hệ thống</w:t>
      </w:r>
      <w:r w:rsidRPr="00795F9B">
        <w:rPr>
          <w:rFonts w:ascii="Times New Roman" w:hAnsi="Times New Roman"/>
          <w:b w:val="0"/>
          <w:noProof/>
          <w:sz w:val="26"/>
          <w:szCs w:val="26"/>
        </w:rPr>
        <w:tab/>
      </w:r>
      <w:r w:rsidRPr="00795F9B">
        <w:rPr>
          <w:rFonts w:ascii="Times New Roman" w:hAnsi="Times New Roman"/>
          <w:b w:val="0"/>
          <w:noProof/>
          <w:sz w:val="26"/>
          <w:szCs w:val="26"/>
        </w:rPr>
        <w:fldChar w:fldCharType="begin"/>
      </w:r>
      <w:r w:rsidRPr="00795F9B">
        <w:rPr>
          <w:rFonts w:ascii="Times New Roman" w:hAnsi="Times New Roman"/>
          <w:b w:val="0"/>
          <w:noProof/>
          <w:sz w:val="26"/>
          <w:szCs w:val="26"/>
        </w:rPr>
        <w:instrText xml:space="preserve"> PAGEREF _Toc293785725 \h </w:instrText>
      </w:r>
      <w:r w:rsidRPr="00795F9B">
        <w:rPr>
          <w:rFonts w:ascii="Times New Roman" w:hAnsi="Times New Roman"/>
          <w:b w:val="0"/>
          <w:noProof/>
          <w:sz w:val="26"/>
          <w:szCs w:val="26"/>
        </w:rPr>
      </w:r>
      <w:r w:rsidRPr="00795F9B">
        <w:rPr>
          <w:rFonts w:ascii="Times New Roman" w:hAnsi="Times New Roman"/>
          <w:b w:val="0"/>
          <w:noProof/>
          <w:sz w:val="26"/>
          <w:szCs w:val="26"/>
        </w:rPr>
        <w:fldChar w:fldCharType="separate"/>
      </w:r>
      <w:r w:rsidRPr="00795F9B">
        <w:rPr>
          <w:rFonts w:ascii="Times New Roman" w:hAnsi="Times New Roman"/>
          <w:b w:val="0"/>
          <w:noProof/>
          <w:sz w:val="26"/>
          <w:szCs w:val="26"/>
        </w:rPr>
        <w:t>28</w:t>
      </w:r>
      <w:r w:rsidRPr="00795F9B">
        <w:rPr>
          <w:rFonts w:ascii="Times New Roman" w:hAnsi="Times New Roman"/>
          <w:b w:val="0"/>
          <w:noProof/>
          <w:sz w:val="26"/>
          <w:szCs w:val="26"/>
        </w:rPr>
        <w:fldChar w:fldCharType="end"/>
      </w:r>
    </w:p>
    <w:p w14:paraId="066BD6BB" w14:textId="77777777" w:rsidR="00C5319C" w:rsidRPr="00795F9B" w:rsidRDefault="00C5319C">
      <w:pPr>
        <w:pStyle w:val="TOC2"/>
        <w:tabs>
          <w:tab w:val="left" w:pos="812"/>
          <w:tab w:val="right" w:leader="dot" w:pos="8772"/>
        </w:tabs>
        <w:rPr>
          <w:rFonts w:ascii="Times New Roman" w:eastAsiaTheme="minorEastAsia" w:hAnsi="Times New Roman"/>
          <w:b w:val="0"/>
          <w:noProof/>
          <w:sz w:val="26"/>
          <w:szCs w:val="26"/>
          <w:lang w:eastAsia="ja-JP"/>
        </w:rPr>
      </w:pPr>
      <w:r w:rsidRPr="00795F9B">
        <w:rPr>
          <w:rFonts w:ascii="Times New Roman" w:hAnsi="Times New Roman"/>
          <w:b w:val="0"/>
          <w:noProof/>
          <w:sz w:val="26"/>
          <w:szCs w:val="26"/>
        </w:rPr>
        <w:t>2.2</w:t>
      </w:r>
      <w:r w:rsidRPr="00795F9B">
        <w:rPr>
          <w:rFonts w:ascii="Times New Roman" w:eastAsiaTheme="minorEastAsia" w:hAnsi="Times New Roman"/>
          <w:b w:val="0"/>
          <w:noProof/>
          <w:sz w:val="26"/>
          <w:szCs w:val="26"/>
          <w:lang w:eastAsia="ja-JP"/>
        </w:rPr>
        <w:tab/>
      </w:r>
      <w:r w:rsidRPr="00795F9B">
        <w:rPr>
          <w:rFonts w:ascii="Times New Roman" w:hAnsi="Times New Roman"/>
          <w:b w:val="0"/>
          <w:noProof/>
          <w:sz w:val="26"/>
          <w:szCs w:val="26"/>
        </w:rPr>
        <w:t>Tổng quan về hệ thống</w:t>
      </w:r>
      <w:r w:rsidRPr="00795F9B">
        <w:rPr>
          <w:rFonts w:ascii="Times New Roman" w:hAnsi="Times New Roman"/>
          <w:b w:val="0"/>
          <w:noProof/>
          <w:sz w:val="26"/>
          <w:szCs w:val="26"/>
        </w:rPr>
        <w:tab/>
      </w:r>
      <w:r w:rsidRPr="00795F9B">
        <w:rPr>
          <w:rFonts w:ascii="Times New Roman" w:hAnsi="Times New Roman"/>
          <w:b w:val="0"/>
          <w:noProof/>
          <w:sz w:val="26"/>
          <w:szCs w:val="26"/>
        </w:rPr>
        <w:fldChar w:fldCharType="begin"/>
      </w:r>
      <w:r w:rsidRPr="00795F9B">
        <w:rPr>
          <w:rFonts w:ascii="Times New Roman" w:hAnsi="Times New Roman"/>
          <w:b w:val="0"/>
          <w:noProof/>
          <w:sz w:val="26"/>
          <w:szCs w:val="26"/>
        </w:rPr>
        <w:instrText xml:space="preserve"> PAGEREF _Toc293785726 \h </w:instrText>
      </w:r>
      <w:r w:rsidRPr="00795F9B">
        <w:rPr>
          <w:rFonts w:ascii="Times New Roman" w:hAnsi="Times New Roman"/>
          <w:b w:val="0"/>
          <w:noProof/>
          <w:sz w:val="26"/>
          <w:szCs w:val="26"/>
        </w:rPr>
      </w:r>
      <w:r w:rsidRPr="00795F9B">
        <w:rPr>
          <w:rFonts w:ascii="Times New Roman" w:hAnsi="Times New Roman"/>
          <w:b w:val="0"/>
          <w:noProof/>
          <w:sz w:val="26"/>
          <w:szCs w:val="26"/>
        </w:rPr>
        <w:fldChar w:fldCharType="separate"/>
      </w:r>
      <w:r w:rsidRPr="00795F9B">
        <w:rPr>
          <w:rFonts w:ascii="Times New Roman" w:hAnsi="Times New Roman"/>
          <w:b w:val="0"/>
          <w:noProof/>
          <w:sz w:val="26"/>
          <w:szCs w:val="26"/>
        </w:rPr>
        <w:t>29</w:t>
      </w:r>
      <w:r w:rsidRPr="00795F9B">
        <w:rPr>
          <w:rFonts w:ascii="Times New Roman" w:hAnsi="Times New Roman"/>
          <w:b w:val="0"/>
          <w:noProof/>
          <w:sz w:val="26"/>
          <w:szCs w:val="26"/>
        </w:rPr>
        <w:fldChar w:fldCharType="end"/>
      </w:r>
    </w:p>
    <w:p w14:paraId="72197DB3" w14:textId="77777777" w:rsidR="00C5319C" w:rsidRPr="0042447F" w:rsidRDefault="00C5319C">
      <w:pPr>
        <w:pStyle w:val="TOC3"/>
        <w:tabs>
          <w:tab w:val="left" w:pos="1216"/>
          <w:tab w:val="right" w:leader="dot" w:pos="8772"/>
        </w:tabs>
        <w:rPr>
          <w:rFonts w:ascii="Times New Roman" w:eastAsiaTheme="minorEastAsia" w:hAnsi="Times New Roman"/>
          <w:noProof/>
          <w:sz w:val="26"/>
          <w:szCs w:val="26"/>
          <w:lang w:eastAsia="ja-JP"/>
        </w:rPr>
      </w:pPr>
      <w:r w:rsidRPr="0042447F">
        <w:rPr>
          <w:rFonts w:ascii="Times New Roman" w:hAnsi="Times New Roman"/>
          <w:noProof/>
          <w:sz w:val="26"/>
          <w:szCs w:val="26"/>
        </w:rPr>
        <w:t>2.2.1</w:t>
      </w:r>
      <w:r w:rsidRPr="0042447F">
        <w:rPr>
          <w:rFonts w:ascii="Times New Roman" w:eastAsiaTheme="minorEastAsia" w:hAnsi="Times New Roman"/>
          <w:noProof/>
          <w:sz w:val="26"/>
          <w:szCs w:val="26"/>
          <w:lang w:eastAsia="ja-JP"/>
        </w:rPr>
        <w:tab/>
      </w:r>
      <w:r w:rsidRPr="0042447F">
        <w:rPr>
          <w:rFonts w:ascii="Times New Roman" w:hAnsi="Times New Roman"/>
          <w:noProof/>
          <w:sz w:val="26"/>
          <w:szCs w:val="26"/>
        </w:rPr>
        <w:t>Mục tiêu hệ thống</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_Toc293785727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29</w:t>
      </w:r>
      <w:r w:rsidRPr="0042447F">
        <w:rPr>
          <w:rFonts w:ascii="Times New Roman" w:hAnsi="Times New Roman"/>
          <w:noProof/>
          <w:sz w:val="26"/>
          <w:szCs w:val="26"/>
        </w:rPr>
        <w:fldChar w:fldCharType="end"/>
      </w:r>
    </w:p>
    <w:p w14:paraId="56F83DF4" w14:textId="77777777" w:rsidR="00C5319C" w:rsidRPr="0042447F" w:rsidRDefault="00C5319C">
      <w:pPr>
        <w:pStyle w:val="TOC3"/>
        <w:tabs>
          <w:tab w:val="left" w:pos="1216"/>
          <w:tab w:val="right" w:leader="dot" w:pos="8772"/>
        </w:tabs>
        <w:rPr>
          <w:rFonts w:ascii="Times New Roman" w:eastAsiaTheme="minorEastAsia" w:hAnsi="Times New Roman"/>
          <w:noProof/>
          <w:sz w:val="26"/>
          <w:szCs w:val="26"/>
          <w:lang w:eastAsia="ja-JP"/>
        </w:rPr>
      </w:pPr>
      <w:r w:rsidRPr="0042447F">
        <w:rPr>
          <w:rFonts w:ascii="Times New Roman" w:hAnsi="Times New Roman"/>
          <w:noProof/>
          <w:sz w:val="26"/>
          <w:szCs w:val="26"/>
        </w:rPr>
        <w:t>2.1.2</w:t>
      </w:r>
      <w:r w:rsidRPr="0042447F">
        <w:rPr>
          <w:rFonts w:ascii="Times New Roman" w:eastAsiaTheme="minorEastAsia" w:hAnsi="Times New Roman"/>
          <w:noProof/>
          <w:sz w:val="26"/>
          <w:szCs w:val="26"/>
          <w:lang w:eastAsia="ja-JP"/>
        </w:rPr>
        <w:tab/>
      </w:r>
      <w:r w:rsidRPr="0042447F">
        <w:rPr>
          <w:rFonts w:ascii="Times New Roman" w:hAnsi="Times New Roman"/>
          <w:noProof/>
          <w:sz w:val="26"/>
          <w:szCs w:val="26"/>
        </w:rPr>
        <w:t>Yêu cầu chung của hệ thống</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_Toc293785728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29</w:t>
      </w:r>
      <w:r w:rsidRPr="0042447F">
        <w:rPr>
          <w:rFonts w:ascii="Times New Roman" w:hAnsi="Times New Roman"/>
          <w:noProof/>
          <w:sz w:val="26"/>
          <w:szCs w:val="26"/>
        </w:rPr>
        <w:fldChar w:fldCharType="end"/>
      </w:r>
    </w:p>
    <w:p w14:paraId="0C6D9249" w14:textId="77777777" w:rsidR="00C5319C" w:rsidRPr="0042447F" w:rsidRDefault="00C5319C">
      <w:pPr>
        <w:pStyle w:val="TOC3"/>
        <w:tabs>
          <w:tab w:val="left" w:pos="1264"/>
          <w:tab w:val="right" w:leader="dot" w:pos="8772"/>
        </w:tabs>
        <w:rPr>
          <w:rFonts w:ascii="Times New Roman" w:eastAsiaTheme="minorEastAsia" w:hAnsi="Times New Roman"/>
          <w:noProof/>
          <w:sz w:val="26"/>
          <w:szCs w:val="26"/>
          <w:lang w:eastAsia="ja-JP"/>
        </w:rPr>
      </w:pPr>
      <w:r w:rsidRPr="0042447F">
        <w:rPr>
          <w:rFonts w:ascii="Times New Roman" w:hAnsi="Times New Roman"/>
          <w:noProof/>
          <w:sz w:val="26"/>
          <w:szCs w:val="26"/>
        </w:rPr>
        <w:t xml:space="preserve">2.2.3 </w:t>
      </w:r>
      <w:r w:rsidRPr="0042447F">
        <w:rPr>
          <w:rFonts w:ascii="Times New Roman" w:eastAsiaTheme="minorEastAsia" w:hAnsi="Times New Roman"/>
          <w:noProof/>
          <w:sz w:val="26"/>
          <w:szCs w:val="26"/>
          <w:lang w:eastAsia="ja-JP"/>
        </w:rPr>
        <w:tab/>
      </w:r>
      <w:r w:rsidRPr="0042447F">
        <w:rPr>
          <w:rFonts w:ascii="Times New Roman" w:hAnsi="Times New Roman"/>
          <w:noProof/>
          <w:sz w:val="26"/>
          <w:szCs w:val="26"/>
        </w:rPr>
        <w:t>Sơ đồ tổng quan của hệ thống</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_Toc293785729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30</w:t>
      </w:r>
      <w:r w:rsidRPr="0042447F">
        <w:rPr>
          <w:rFonts w:ascii="Times New Roman" w:hAnsi="Times New Roman"/>
          <w:noProof/>
          <w:sz w:val="26"/>
          <w:szCs w:val="26"/>
        </w:rPr>
        <w:fldChar w:fldCharType="end"/>
      </w:r>
    </w:p>
    <w:p w14:paraId="6291A96C" w14:textId="77777777" w:rsidR="00C5319C" w:rsidRPr="0090434B" w:rsidRDefault="00C5319C">
      <w:pPr>
        <w:pStyle w:val="TOC2"/>
        <w:tabs>
          <w:tab w:val="right" w:leader="dot" w:pos="8772"/>
        </w:tabs>
        <w:rPr>
          <w:rFonts w:ascii="Times New Roman" w:eastAsiaTheme="minorEastAsia" w:hAnsi="Times New Roman"/>
          <w:b w:val="0"/>
          <w:noProof/>
          <w:sz w:val="26"/>
          <w:szCs w:val="26"/>
          <w:lang w:eastAsia="ja-JP"/>
        </w:rPr>
      </w:pPr>
      <w:r w:rsidRPr="0090434B">
        <w:rPr>
          <w:rFonts w:ascii="Times New Roman" w:hAnsi="Times New Roman"/>
          <w:b w:val="0"/>
          <w:noProof/>
          <w:sz w:val="26"/>
          <w:szCs w:val="26"/>
        </w:rPr>
        <w:t>2.3. Thiết kế chương trình</w:t>
      </w:r>
      <w:r w:rsidRPr="0090434B">
        <w:rPr>
          <w:rFonts w:ascii="Times New Roman" w:hAnsi="Times New Roman"/>
          <w:b w:val="0"/>
          <w:noProof/>
          <w:sz w:val="26"/>
          <w:szCs w:val="26"/>
        </w:rPr>
        <w:tab/>
      </w:r>
      <w:r w:rsidRPr="0090434B">
        <w:rPr>
          <w:rFonts w:ascii="Times New Roman" w:hAnsi="Times New Roman"/>
          <w:b w:val="0"/>
          <w:noProof/>
          <w:sz w:val="26"/>
          <w:szCs w:val="26"/>
        </w:rPr>
        <w:fldChar w:fldCharType="begin"/>
      </w:r>
      <w:r w:rsidRPr="0090434B">
        <w:rPr>
          <w:rFonts w:ascii="Times New Roman" w:hAnsi="Times New Roman"/>
          <w:b w:val="0"/>
          <w:noProof/>
          <w:sz w:val="26"/>
          <w:szCs w:val="26"/>
        </w:rPr>
        <w:instrText xml:space="preserve"> PAGEREF _Toc293785730 \h </w:instrText>
      </w:r>
      <w:r w:rsidRPr="0090434B">
        <w:rPr>
          <w:rFonts w:ascii="Times New Roman" w:hAnsi="Times New Roman"/>
          <w:b w:val="0"/>
          <w:noProof/>
          <w:sz w:val="26"/>
          <w:szCs w:val="26"/>
        </w:rPr>
      </w:r>
      <w:r w:rsidRPr="0090434B">
        <w:rPr>
          <w:rFonts w:ascii="Times New Roman" w:hAnsi="Times New Roman"/>
          <w:b w:val="0"/>
          <w:noProof/>
          <w:sz w:val="26"/>
          <w:szCs w:val="26"/>
        </w:rPr>
        <w:fldChar w:fldCharType="separate"/>
      </w:r>
      <w:r w:rsidRPr="0090434B">
        <w:rPr>
          <w:rFonts w:ascii="Times New Roman" w:hAnsi="Times New Roman"/>
          <w:b w:val="0"/>
          <w:noProof/>
          <w:sz w:val="26"/>
          <w:szCs w:val="26"/>
        </w:rPr>
        <w:t>31</w:t>
      </w:r>
      <w:r w:rsidRPr="0090434B">
        <w:rPr>
          <w:rFonts w:ascii="Times New Roman" w:hAnsi="Times New Roman"/>
          <w:b w:val="0"/>
          <w:noProof/>
          <w:sz w:val="26"/>
          <w:szCs w:val="26"/>
        </w:rPr>
        <w:fldChar w:fldCharType="end"/>
      </w:r>
    </w:p>
    <w:p w14:paraId="091D8933" w14:textId="77777777" w:rsidR="00C5319C" w:rsidRPr="0042447F" w:rsidRDefault="00C5319C">
      <w:pPr>
        <w:pStyle w:val="TOC3"/>
        <w:tabs>
          <w:tab w:val="right" w:leader="dot" w:pos="8772"/>
        </w:tabs>
        <w:rPr>
          <w:rFonts w:ascii="Times New Roman" w:eastAsiaTheme="minorEastAsia" w:hAnsi="Times New Roman"/>
          <w:noProof/>
          <w:sz w:val="26"/>
          <w:szCs w:val="26"/>
          <w:lang w:eastAsia="ja-JP"/>
        </w:rPr>
      </w:pPr>
      <w:r w:rsidRPr="0042447F">
        <w:rPr>
          <w:rFonts w:ascii="Times New Roman" w:hAnsi="Times New Roman"/>
          <w:noProof/>
          <w:sz w:val="26"/>
          <w:szCs w:val="26"/>
        </w:rPr>
        <w:t>2.3.1.Phân tích chức năng và biểu đồ UseCase của hệ thống</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_Toc293785731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31</w:t>
      </w:r>
      <w:r w:rsidRPr="0042447F">
        <w:rPr>
          <w:rFonts w:ascii="Times New Roman" w:hAnsi="Times New Roman"/>
          <w:noProof/>
          <w:sz w:val="26"/>
          <w:szCs w:val="26"/>
        </w:rPr>
        <w:fldChar w:fldCharType="end"/>
      </w:r>
    </w:p>
    <w:p w14:paraId="4D2531C2" w14:textId="77777777" w:rsidR="00C5319C" w:rsidRPr="0042447F" w:rsidRDefault="00C5319C">
      <w:pPr>
        <w:pStyle w:val="TOC3"/>
        <w:tabs>
          <w:tab w:val="right" w:leader="dot" w:pos="8772"/>
        </w:tabs>
        <w:rPr>
          <w:rFonts w:ascii="Times New Roman" w:eastAsiaTheme="minorEastAsia" w:hAnsi="Times New Roman"/>
          <w:noProof/>
          <w:sz w:val="26"/>
          <w:szCs w:val="26"/>
          <w:lang w:eastAsia="ja-JP"/>
        </w:rPr>
      </w:pPr>
      <w:r w:rsidRPr="0042447F">
        <w:rPr>
          <w:rFonts w:ascii="Times New Roman" w:hAnsi="Times New Roman"/>
          <w:noProof/>
          <w:sz w:val="26"/>
          <w:szCs w:val="26"/>
        </w:rPr>
        <w:t>2.3.2. Biểu đồ trình tự và biểu đồ hoạt động của hệ thống</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_Toc293785732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34</w:t>
      </w:r>
      <w:r w:rsidRPr="0042447F">
        <w:rPr>
          <w:rFonts w:ascii="Times New Roman" w:hAnsi="Times New Roman"/>
          <w:noProof/>
          <w:sz w:val="26"/>
          <w:szCs w:val="26"/>
        </w:rPr>
        <w:fldChar w:fldCharType="end"/>
      </w:r>
    </w:p>
    <w:p w14:paraId="26F2BD37" w14:textId="77777777" w:rsidR="00C5319C" w:rsidRPr="002A55CD" w:rsidRDefault="00C5319C">
      <w:pPr>
        <w:pStyle w:val="TOC2"/>
        <w:tabs>
          <w:tab w:val="right" w:leader="dot" w:pos="8772"/>
        </w:tabs>
        <w:rPr>
          <w:rFonts w:ascii="Times New Roman" w:eastAsiaTheme="minorEastAsia" w:hAnsi="Times New Roman"/>
          <w:b w:val="0"/>
          <w:noProof/>
          <w:sz w:val="26"/>
          <w:szCs w:val="26"/>
          <w:lang w:eastAsia="ja-JP"/>
        </w:rPr>
      </w:pPr>
      <w:r w:rsidRPr="002A55CD">
        <w:rPr>
          <w:rFonts w:ascii="Times New Roman" w:hAnsi="Times New Roman"/>
          <w:b w:val="0"/>
          <w:noProof/>
          <w:sz w:val="26"/>
          <w:szCs w:val="26"/>
        </w:rPr>
        <w:t>2.4. Thiết kế cơ sở dữ liệu</w:t>
      </w:r>
      <w:r w:rsidRPr="002A55CD">
        <w:rPr>
          <w:rFonts w:ascii="Times New Roman" w:hAnsi="Times New Roman"/>
          <w:b w:val="0"/>
          <w:noProof/>
          <w:sz w:val="26"/>
          <w:szCs w:val="26"/>
        </w:rPr>
        <w:tab/>
      </w:r>
      <w:r w:rsidRPr="002A55CD">
        <w:rPr>
          <w:rFonts w:ascii="Times New Roman" w:hAnsi="Times New Roman"/>
          <w:b w:val="0"/>
          <w:noProof/>
          <w:sz w:val="26"/>
          <w:szCs w:val="26"/>
        </w:rPr>
        <w:fldChar w:fldCharType="begin"/>
      </w:r>
      <w:r w:rsidRPr="002A55CD">
        <w:rPr>
          <w:rFonts w:ascii="Times New Roman" w:hAnsi="Times New Roman"/>
          <w:b w:val="0"/>
          <w:noProof/>
          <w:sz w:val="26"/>
          <w:szCs w:val="26"/>
        </w:rPr>
        <w:instrText xml:space="preserve"> PAGEREF _Toc293785733 \h </w:instrText>
      </w:r>
      <w:r w:rsidRPr="002A55CD">
        <w:rPr>
          <w:rFonts w:ascii="Times New Roman" w:hAnsi="Times New Roman"/>
          <w:b w:val="0"/>
          <w:noProof/>
          <w:sz w:val="26"/>
          <w:szCs w:val="26"/>
        </w:rPr>
      </w:r>
      <w:r w:rsidRPr="002A55CD">
        <w:rPr>
          <w:rFonts w:ascii="Times New Roman" w:hAnsi="Times New Roman"/>
          <w:b w:val="0"/>
          <w:noProof/>
          <w:sz w:val="26"/>
          <w:szCs w:val="26"/>
        </w:rPr>
        <w:fldChar w:fldCharType="separate"/>
      </w:r>
      <w:r w:rsidRPr="002A55CD">
        <w:rPr>
          <w:rFonts w:ascii="Times New Roman" w:hAnsi="Times New Roman"/>
          <w:b w:val="0"/>
          <w:noProof/>
          <w:sz w:val="26"/>
          <w:szCs w:val="26"/>
        </w:rPr>
        <w:t>42</w:t>
      </w:r>
      <w:r w:rsidRPr="002A55CD">
        <w:rPr>
          <w:rFonts w:ascii="Times New Roman" w:hAnsi="Times New Roman"/>
          <w:b w:val="0"/>
          <w:noProof/>
          <w:sz w:val="26"/>
          <w:szCs w:val="26"/>
        </w:rPr>
        <w:fldChar w:fldCharType="end"/>
      </w:r>
    </w:p>
    <w:p w14:paraId="4951A35F" w14:textId="77777777" w:rsidR="00C5319C" w:rsidRPr="0042447F" w:rsidRDefault="00C5319C">
      <w:pPr>
        <w:pStyle w:val="TOC3"/>
        <w:tabs>
          <w:tab w:val="right" w:leader="dot" w:pos="8772"/>
        </w:tabs>
        <w:rPr>
          <w:rFonts w:ascii="Times New Roman" w:eastAsiaTheme="minorEastAsia" w:hAnsi="Times New Roman"/>
          <w:noProof/>
          <w:sz w:val="26"/>
          <w:szCs w:val="26"/>
          <w:lang w:eastAsia="ja-JP"/>
        </w:rPr>
      </w:pPr>
      <w:r w:rsidRPr="0042447F">
        <w:rPr>
          <w:rFonts w:ascii="Times New Roman" w:hAnsi="Times New Roman"/>
          <w:noProof/>
          <w:sz w:val="26"/>
          <w:szCs w:val="26"/>
        </w:rPr>
        <w:t>2.4.1. Dữ liệu thông tin tài khoản người dùng</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_Toc293785734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42</w:t>
      </w:r>
      <w:r w:rsidRPr="0042447F">
        <w:rPr>
          <w:rFonts w:ascii="Times New Roman" w:hAnsi="Times New Roman"/>
          <w:noProof/>
          <w:sz w:val="26"/>
          <w:szCs w:val="26"/>
        </w:rPr>
        <w:fldChar w:fldCharType="end"/>
      </w:r>
    </w:p>
    <w:p w14:paraId="5BF55CC9" w14:textId="77777777" w:rsidR="00C5319C" w:rsidRPr="0042447F" w:rsidRDefault="00C5319C">
      <w:pPr>
        <w:pStyle w:val="TOC3"/>
        <w:tabs>
          <w:tab w:val="right" w:leader="dot" w:pos="8772"/>
        </w:tabs>
        <w:rPr>
          <w:rFonts w:ascii="Times New Roman" w:eastAsiaTheme="minorEastAsia" w:hAnsi="Times New Roman"/>
          <w:noProof/>
          <w:sz w:val="26"/>
          <w:szCs w:val="26"/>
          <w:lang w:eastAsia="ja-JP"/>
        </w:rPr>
      </w:pPr>
      <w:r w:rsidRPr="0042447F">
        <w:rPr>
          <w:rFonts w:ascii="Times New Roman" w:hAnsi="Times New Roman"/>
          <w:noProof/>
          <w:sz w:val="26"/>
          <w:szCs w:val="26"/>
        </w:rPr>
        <w:t>2.4.2. Thông tin của khách hàng</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_Toc293785735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42</w:t>
      </w:r>
      <w:r w:rsidRPr="0042447F">
        <w:rPr>
          <w:rFonts w:ascii="Times New Roman" w:hAnsi="Times New Roman"/>
          <w:noProof/>
          <w:sz w:val="26"/>
          <w:szCs w:val="26"/>
        </w:rPr>
        <w:fldChar w:fldCharType="end"/>
      </w:r>
    </w:p>
    <w:p w14:paraId="6EF56CB9" w14:textId="77777777" w:rsidR="00C5319C" w:rsidRPr="0042447F" w:rsidRDefault="00C5319C">
      <w:pPr>
        <w:pStyle w:val="TOC3"/>
        <w:tabs>
          <w:tab w:val="right" w:leader="dot" w:pos="8772"/>
        </w:tabs>
        <w:rPr>
          <w:rFonts w:ascii="Times New Roman" w:eastAsiaTheme="minorEastAsia" w:hAnsi="Times New Roman"/>
          <w:noProof/>
          <w:sz w:val="26"/>
          <w:szCs w:val="26"/>
          <w:lang w:eastAsia="ja-JP"/>
        </w:rPr>
      </w:pPr>
      <w:r w:rsidRPr="0042447F">
        <w:rPr>
          <w:rFonts w:ascii="Times New Roman" w:hAnsi="Times New Roman"/>
          <w:noProof/>
          <w:sz w:val="26"/>
          <w:szCs w:val="26"/>
        </w:rPr>
        <w:t>2.4.4. Thông tin sản phẩm của nhà cung cấp</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_Toc293785736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43</w:t>
      </w:r>
      <w:r w:rsidRPr="0042447F">
        <w:rPr>
          <w:rFonts w:ascii="Times New Roman" w:hAnsi="Times New Roman"/>
          <w:noProof/>
          <w:sz w:val="26"/>
          <w:szCs w:val="26"/>
        </w:rPr>
        <w:fldChar w:fldCharType="end"/>
      </w:r>
    </w:p>
    <w:p w14:paraId="5858F003" w14:textId="77777777" w:rsidR="00C5319C" w:rsidRPr="0042447F" w:rsidRDefault="00C5319C">
      <w:pPr>
        <w:pStyle w:val="TOC3"/>
        <w:tabs>
          <w:tab w:val="right" w:leader="dot" w:pos="8772"/>
        </w:tabs>
        <w:rPr>
          <w:rFonts w:ascii="Times New Roman" w:eastAsiaTheme="minorEastAsia" w:hAnsi="Times New Roman"/>
          <w:noProof/>
          <w:sz w:val="26"/>
          <w:szCs w:val="26"/>
          <w:lang w:eastAsia="ja-JP"/>
        </w:rPr>
      </w:pPr>
      <w:r w:rsidRPr="0042447F">
        <w:rPr>
          <w:rFonts w:ascii="Times New Roman" w:hAnsi="Times New Roman"/>
          <w:noProof/>
          <w:sz w:val="26"/>
          <w:szCs w:val="26"/>
        </w:rPr>
        <w:t>2.4.5. Thông tin ảnh</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_Toc293785737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44</w:t>
      </w:r>
      <w:r w:rsidRPr="0042447F">
        <w:rPr>
          <w:rFonts w:ascii="Times New Roman" w:hAnsi="Times New Roman"/>
          <w:noProof/>
          <w:sz w:val="26"/>
          <w:szCs w:val="26"/>
        </w:rPr>
        <w:fldChar w:fldCharType="end"/>
      </w:r>
    </w:p>
    <w:p w14:paraId="66FC9833" w14:textId="77777777" w:rsidR="00C5319C" w:rsidRPr="0042447F" w:rsidRDefault="00C5319C">
      <w:pPr>
        <w:pStyle w:val="TOC3"/>
        <w:tabs>
          <w:tab w:val="right" w:leader="dot" w:pos="8772"/>
        </w:tabs>
        <w:rPr>
          <w:rFonts w:ascii="Times New Roman" w:eastAsiaTheme="minorEastAsia" w:hAnsi="Times New Roman"/>
          <w:noProof/>
          <w:sz w:val="26"/>
          <w:szCs w:val="26"/>
          <w:lang w:eastAsia="ja-JP"/>
        </w:rPr>
      </w:pPr>
      <w:r w:rsidRPr="0042447F">
        <w:rPr>
          <w:rFonts w:ascii="Times New Roman" w:hAnsi="Times New Roman"/>
          <w:noProof/>
          <w:sz w:val="26"/>
          <w:szCs w:val="26"/>
        </w:rPr>
        <w:t>2.4.6 Tin nhắn</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_Toc293785738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45</w:t>
      </w:r>
      <w:r w:rsidRPr="0042447F">
        <w:rPr>
          <w:rFonts w:ascii="Times New Roman" w:hAnsi="Times New Roman"/>
          <w:noProof/>
          <w:sz w:val="26"/>
          <w:szCs w:val="26"/>
        </w:rPr>
        <w:fldChar w:fldCharType="end"/>
      </w:r>
    </w:p>
    <w:p w14:paraId="0367D910" w14:textId="77777777" w:rsidR="00C5319C" w:rsidRPr="002213A9" w:rsidRDefault="00C5319C">
      <w:pPr>
        <w:pStyle w:val="TOC2"/>
        <w:tabs>
          <w:tab w:val="right" w:leader="dot" w:pos="8772"/>
        </w:tabs>
        <w:rPr>
          <w:rFonts w:ascii="Times New Roman" w:eastAsiaTheme="minorEastAsia" w:hAnsi="Times New Roman"/>
          <w:b w:val="0"/>
          <w:noProof/>
          <w:sz w:val="26"/>
          <w:szCs w:val="26"/>
          <w:lang w:eastAsia="ja-JP"/>
        </w:rPr>
      </w:pPr>
      <w:r w:rsidRPr="002213A9">
        <w:rPr>
          <w:rFonts w:ascii="Times New Roman" w:hAnsi="Times New Roman"/>
          <w:b w:val="0"/>
          <w:noProof/>
          <w:sz w:val="26"/>
          <w:szCs w:val="26"/>
        </w:rPr>
        <w:t>2.5. Thiết kế giao diện</w:t>
      </w:r>
      <w:r w:rsidRPr="002213A9">
        <w:rPr>
          <w:rFonts w:ascii="Times New Roman" w:hAnsi="Times New Roman"/>
          <w:b w:val="0"/>
          <w:noProof/>
          <w:sz w:val="26"/>
          <w:szCs w:val="26"/>
        </w:rPr>
        <w:tab/>
      </w:r>
      <w:r w:rsidRPr="002213A9">
        <w:rPr>
          <w:rFonts w:ascii="Times New Roman" w:hAnsi="Times New Roman"/>
          <w:b w:val="0"/>
          <w:noProof/>
          <w:sz w:val="26"/>
          <w:szCs w:val="26"/>
        </w:rPr>
        <w:fldChar w:fldCharType="begin"/>
      </w:r>
      <w:r w:rsidRPr="002213A9">
        <w:rPr>
          <w:rFonts w:ascii="Times New Roman" w:hAnsi="Times New Roman"/>
          <w:b w:val="0"/>
          <w:noProof/>
          <w:sz w:val="26"/>
          <w:szCs w:val="26"/>
        </w:rPr>
        <w:instrText xml:space="preserve"> PAGEREF _Toc293785739 \h </w:instrText>
      </w:r>
      <w:r w:rsidRPr="002213A9">
        <w:rPr>
          <w:rFonts w:ascii="Times New Roman" w:hAnsi="Times New Roman"/>
          <w:b w:val="0"/>
          <w:noProof/>
          <w:sz w:val="26"/>
          <w:szCs w:val="26"/>
        </w:rPr>
      </w:r>
      <w:r w:rsidRPr="002213A9">
        <w:rPr>
          <w:rFonts w:ascii="Times New Roman" w:hAnsi="Times New Roman"/>
          <w:b w:val="0"/>
          <w:noProof/>
          <w:sz w:val="26"/>
          <w:szCs w:val="26"/>
        </w:rPr>
        <w:fldChar w:fldCharType="separate"/>
      </w:r>
      <w:r w:rsidRPr="002213A9">
        <w:rPr>
          <w:rFonts w:ascii="Times New Roman" w:hAnsi="Times New Roman"/>
          <w:b w:val="0"/>
          <w:noProof/>
          <w:sz w:val="26"/>
          <w:szCs w:val="26"/>
        </w:rPr>
        <w:t>46</w:t>
      </w:r>
      <w:r w:rsidRPr="002213A9">
        <w:rPr>
          <w:rFonts w:ascii="Times New Roman" w:hAnsi="Times New Roman"/>
          <w:b w:val="0"/>
          <w:noProof/>
          <w:sz w:val="26"/>
          <w:szCs w:val="26"/>
        </w:rPr>
        <w:fldChar w:fldCharType="end"/>
      </w:r>
    </w:p>
    <w:p w14:paraId="41FEE9F1" w14:textId="77777777" w:rsidR="00C5319C" w:rsidRPr="0042447F" w:rsidRDefault="00C5319C">
      <w:pPr>
        <w:pStyle w:val="TOC3"/>
        <w:tabs>
          <w:tab w:val="right" w:leader="dot" w:pos="8772"/>
        </w:tabs>
        <w:rPr>
          <w:rFonts w:ascii="Times New Roman" w:eastAsiaTheme="minorEastAsia" w:hAnsi="Times New Roman"/>
          <w:noProof/>
          <w:sz w:val="26"/>
          <w:szCs w:val="26"/>
          <w:lang w:eastAsia="ja-JP"/>
        </w:rPr>
      </w:pPr>
      <w:r w:rsidRPr="0042447F">
        <w:rPr>
          <w:rFonts w:ascii="Times New Roman" w:hAnsi="Times New Roman"/>
          <w:noProof/>
          <w:sz w:val="26"/>
          <w:szCs w:val="26"/>
        </w:rPr>
        <w:t>2.5.1. Thiết kế giao diện màn hình đăng nhập và đăng ký</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_Toc293785740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46</w:t>
      </w:r>
      <w:r w:rsidRPr="0042447F">
        <w:rPr>
          <w:rFonts w:ascii="Times New Roman" w:hAnsi="Times New Roman"/>
          <w:noProof/>
          <w:sz w:val="26"/>
          <w:szCs w:val="26"/>
        </w:rPr>
        <w:fldChar w:fldCharType="end"/>
      </w:r>
    </w:p>
    <w:p w14:paraId="6B61A60E" w14:textId="77777777" w:rsidR="00C5319C" w:rsidRPr="0042447F" w:rsidRDefault="00C5319C">
      <w:pPr>
        <w:pStyle w:val="TOC3"/>
        <w:tabs>
          <w:tab w:val="right" w:leader="dot" w:pos="8772"/>
        </w:tabs>
        <w:rPr>
          <w:rFonts w:ascii="Times New Roman" w:eastAsiaTheme="minorEastAsia" w:hAnsi="Times New Roman"/>
          <w:noProof/>
          <w:sz w:val="26"/>
          <w:szCs w:val="26"/>
          <w:lang w:eastAsia="ja-JP"/>
        </w:rPr>
      </w:pPr>
      <w:r w:rsidRPr="0042447F">
        <w:rPr>
          <w:rFonts w:ascii="Times New Roman" w:hAnsi="Times New Roman"/>
          <w:noProof/>
          <w:sz w:val="26"/>
          <w:szCs w:val="26"/>
        </w:rPr>
        <w:t>2.5.2. Thiết kế giao diện cho nhà cung cấp sản phẩm</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_Toc293785741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47</w:t>
      </w:r>
      <w:r w:rsidRPr="0042447F">
        <w:rPr>
          <w:rFonts w:ascii="Times New Roman" w:hAnsi="Times New Roman"/>
          <w:noProof/>
          <w:sz w:val="26"/>
          <w:szCs w:val="26"/>
        </w:rPr>
        <w:fldChar w:fldCharType="end"/>
      </w:r>
    </w:p>
    <w:p w14:paraId="1C2C4952" w14:textId="77777777" w:rsidR="00C5319C" w:rsidRPr="0042447F" w:rsidRDefault="00C5319C">
      <w:pPr>
        <w:pStyle w:val="TOC3"/>
        <w:tabs>
          <w:tab w:val="right" w:leader="dot" w:pos="8772"/>
        </w:tabs>
        <w:rPr>
          <w:rFonts w:ascii="Times New Roman" w:eastAsiaTheme="minorEastAsia" w:hAnsi="Times New Roman"/>
          <w:noProof/>
          <w:sz w:val="26"/>
          <w:szCs w:val="26"/>
          <w:lang w:eastAsia="ja-JP"/>
        </w:rPr>
      </w:pPr>
      <w:r w:rsidRPr="0042447F">
        <w:rPr>
          <w:rFonts w:ascii="Times New Roman" w:hAnsi="Times New Roman"/>
          <w:noProof/>
          <w:sz w:val="26"/>
          <w:szCs w:val="26"/>
        </w:rPr>
        <w:t>2.5.3. Thiết kế giao diện cho khách hàng</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_Toc293785742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47</w:t>
      </w:r>
      <w:r w:rsidRPr="0042447F">
        <w:rPr>
          <w:rFonts w:ascii="Times New Roman" w:hAnsi="Times New Roman"/>
          <w:noProof/>
          <w:sz w:val="26"/>
          <w:szCs w:val="26"/>
        </w:rPr>
        <w:fldChar w:fldCharType="end"/>
      </w:r>
    </w:p>
    <w:p w14:paraId="6A05875C" w14:textId="77777777" w:rsidR="00C5319C" w:rsidRPr="0042447F" w:rsidRDefault="00C5319C">
      <w:pPr>
        <w:pStyle w:val="TOC3"/>
        <w:tabs>
          <w:tab w:val="right" w:leader="dot" w:pos="8772"/>
        </w:tabs>
        <w:rPr>
          <w:rFonts w:ascii="Times New Roman" w:eastAsiaTheme="minorEastAsia" w:hAnsi="Times New Roman"/>
          <w:noProof/>
          <w:sz w:val="26"/>
          <w:szCs w:val="26"/>
          <w:lang w:eastAsia="ja-JP"/>
        </w:rPr>
      </w:pPr>
      <w:r w:rsidRPr="0042447F">
        <w:rPr>
          <w:rFonts w:ascii="Times New Roman" w:hAnsi="Times New Roman"/>
          <w:noProof/>
          <w:sz w:val="26"/>
          <w:szCs w:val="26"/>
        </w:rPr>
        <w:t>2.5.4. Thiết kế giao diện hiển thị chi tiết sản phẩm</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_Toc293785743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49</w:t>
      </w:r>
      <w:r w:rsidRPr="0042447F">
        <w:rPr>
          <w:rFonts w:ascii="Times New Roman" w:hAnsi="Times New Roman"/>
          <w:noProof/>
          <w:sz w:val="26"/>
          <w:szCs w:val="26"/>
        </w:rPr>
        <w:fldChar w:fldCharType="end"/>
      </w:r>
    </w:p>
    <w:p w14:paraId="7126B394" w14:textId="77777777" w:rsidR="00C5319C" w:rsidRPr="0042447F" w:rsidRDefault="00C5319C">
      <w:pPr>
        <w:pStyle w:val="TOC3"/>
        <w:tabs>
          <w:tab w:val="right" w:leader="dot" w:pos="8772"/>
        </w:tabs>
        <w:rPr>
          <w:rFonts w:ascii="Times New Roman" w:eastAsiaTheme="minorEastAsia" w:hAnsi="Times New Roman"/>
          <w:noProof/>
          <w:sz w:val="26"/>
          <w:szCs w:val="26"/>
          <w:lang w:eastAsia="ja-JP"/>
        </w:rPr>
      </w:pPr>
      <w:r w:rsidRPr="0042447F">
        <w:rPr>
          <w:rFonts w:ascii="Times New Roman" w:hAnsi="Times New Roman"/>
          <w:noProof/>
          <w:sz w:val="26"/>
          <w:szCs w:val="26"/>
        </w:rPr>
        <w:t>2.5.5. Thiết kế giao diện hiển thị map</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_Toc293785744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49</w:t>
      </w:r>
      <w:r w:rsidRPr="0042447F">
        <w:rPr>
          <w:rFonts w:ascii="Times New Roman" w:hAnsi="Times New Roman"/>
          <w:noProof/>
          <w:sz w:val="26"/>
          <w:szCs w:val="26"/>
        </w:rPr>
        <w:fldChar w:fldCharType="end"/>
      </w:r>
    </w:p>
    <w:p w14:paraId="74C428D4" w14:textId="77777777" w:rsidR="00C5319C" w:rsidRPr="0042447F" w:rsidRDefault="00C5319C">
      <w:pPr>
        <w:pStyle w:val="TOC1"/>
        <w:tabs>
          <w:tab w:val="right" w:leader="dot" w:pos="8772"/>
        </w:tabs>
        <w:rPr>
          <w:rFonts w:ascii="Times New Roman" w:eastAsiaTheme="minorEastAsia" w:hAnsi="Times New Roman"/>
          <w:b w:val="0"/>
          <w:noProof/>
          <w:sz w:val="26"/>
          <w:szCs w:val="26"/>
          <w:lang w:eastAsia="ja-JP"/>
        </w:rPr>
      </w:pPr>
      <w:r w:rsidRPr="0042447F">
        <w:rPr>
          <w:rFonts w:ascii="Times New Roman" w:hAnsi="Times New Roman"/>
          <w:noProof/>
          <w:sz w:val="26"/>
          <w:szCs w:val="26"/>
        </w:rPr>
        <w:t>CHƯƠNG 3 – TRIỂN KHAI THỬ NGHIỆM HỆ THỐNG VÀ ĐÁNH GIÁ KẾT QUẢ</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_Toc293785745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51</w:t>
      </w:r>
      <w:r w:rsidRPr="0042447F">
        <w:rPr>
          <w:rFonts w:ascii="Times New Roman" w:hAnsi="Times New Roman"/>
          <w:noProof/>
          <w:sz w:val="26"/>
          <w:szCs w:val="26"/>
        </w:rPr>
        <w:fldChar w:fldCharType="end"/>
      </w:r>
    </w:p>
    <w:p w14:paraId="245F34CB" w14:textId="77777777" w:rsidR="00C5319C" w:rsidRPr="009509AE" w:rsidRDefault="00C5319C">
      <w:pPr>
        <w:pStyle w:val="TOC2"/>
        <w:tabs>
          <w:tab w:val="right" w:leader="dot" w:pos="8772"/>
        </w:tabs>
        <w:rPr>
          <w:rFonts w:ascii="Times New Roman" w:eastAsiaTheme="minorEastAsia" w:hAnsi="Times New Roman"/>
          <w:b w:val="0"/>
          <w:noProof/>
          <w:sz w:val="26"/>
          <w:szCs w:val="26"/>
          <w:lang w:eastAsia="ja-JP"/>
        </w:rPr>
      </w:pPr>
      <w:r w:rsidRPr="009509AE">
        <w:rPr>
          <w:rFonts w:ascii="Times New Roman" w:hAnsi="Times New Roman"/>
          <w:b w:val="0"/>
          <w:noProof/>
          <w:sz w:val="26"/>
          <w:szCs w:val="26"/>
        </w:rPr>
        <w:t>3.1 Cài đặt</w:t>
      </w:r>
      <w:r w:rsidRPr="009509AE">
        <w:rPr>
          <w:rFonts w:ascii="Times New Roman" w:hAnsi="Times New Roman"/>
          <w:b w:val="0"/>
          <w:noProof/>
          <w:sz w:val="26"/>
          <w:szCs w:val="26"/>
        </w:rPr>
        <w:tab/>
      </w:r>
      <w:r w:rsidRPr="009509AE">
        <w:rPr>
          <w:rFonts w:ascii="Times New Roman" w:hAnsi="Times New Roman"/>
          <w:b w:val="0"/>
          <w:noProof/>
          <w:sz w:val="26"/>
          <w:szCs w:val="26"/>
        </w:rPr>
        <w:fldChar w:fldCharType="begin"/>
      </w:r>
      <w:r w:rsidRPr="009509AE">
        <w:rPr>
          <w:rFonts w:ascii="Times New Roman" w:hAnsi="Times New Roman"/>
          <w:b w:val="0"/>
          <w:noProof/>
          <w:sz w:val="26"/>
          <w:szCs w:val="26"/>
        </w:rPr>
        <w:instrText xml:space="preserve"> PAGEREF _Toc293785746 \h </w:instrText>
      </w:r>
      <w:r w:rsidRPr="009509AE">
        <w:rPr>
          <w:rFonts w:ascii="Times New Roman" w:hAnsi="Times New Roman"/>
          <w:b w:val="0"/>
          <w:noProof/>
          <w:sz w:val="26"/>
          <w:szCs w:val="26"/>
        </w:rPr>
      </w:r>
      <w:r w:rsidRPr="009509AE">
        <w:rPr>
          <w:rFonts w:ascii="Times New Roman" w:hAnsi="Times New Roman"/>
          <w:b w:val="0"/>
          <w:noProof/>
          <w:sz w:val="26"/>
          <w:szCs w:val="26"/>
        </w:rPr>
        <w:fldChar w:fldCharType="separate"/>
      </w:r>
      <w:r w:rsidRPr="009509AE">
        <w:rPr>
          <w:rFonts w:ascii="Times New Roman" w:hAnsi="Times New Roman"/>
          <w:b w:val="0"/>
          <w:noProof/>
          <w:sz w:val="26"/>
          <w:szCs w:val="26"/>
        </w:rPr>
        <w:t>51</w:t>
      </w:r>
      <w:r w:rsidRPr="009509AE">
        <w:rPr>
          <w:rFonts w:ascii="Times New Roman" w:hAnsi="Times New Roman"/>
          <w:b w:val="0"/>
          <w:noProof/>
          <w:sz w:val="26"/>
          <w:szCs w:val="26"/>
        </w:rPr>
        <w:fldChar w:fldCharType="end"/>
      </w:r>
    </w:p>
    <w:p w14:paraId="7379193F" w14:textId="77777777" w:rsidR="00C5319C" w:rsidRPr="0042447F" w:rsidRDefault="00C5319C">
      <w:pPr>
        <w:pStyle w:val="TOC3"/>
        <w:tabs>
          <w:tab w:val="right" w:leader="dot" w:pos="8772"/>
        </w:tabs>
        <w:rPr>
          <w:rFonts w:ascii="Times New Roman" w:eastAsiaTheme="minorEastAsia" w:hAnsi="Times New Roman"/>
          <w:noProof/>
          <w:sz w:val="26"/>
          <w:szCs w:val="26"/>
          <w:lang w:eastAsia="ja-JP"/>
        </w:rPr>
      </w:pPr>
      <w:r w:rsidRPr="0042447F">
        <w:rPr>
          <w:rFonts w:ascii="Times New Roman" w:hAnsi="Times New Roman"/>
          <w:noProof/>
          <w:sz w:val="26"/>
          <w:szCs w:val="26"/>
        </w:rPr>
        <w:lastRenderedPageBreak/>
        <w:t>3.1.1 Môi trường cài đặt</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_Toc293785747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51</w:t>
      </w:r>
      <w:r w:rsidRPr="0042447F">
        <w:rPr>
          <w:rFonts w:ascii="Times New Roman" w:hAnsi="Times New Roman"/>
          <w:noProof/>
          <w:sz w:val="26"/>
          <w:szCs w:val="26"/>
        </w:rPr>
        <w:fldChar w:fldCharType="end"/>
      </w:r>
    </w:p>
    <w:p w14:paraId="07CA8D5C" w14:textId="77777777" w:rsidR="00C5319C" w:rsidRPr="0042447F" w:rsidRDefault="00C5319C">
      <w:pPr>
        <w:pStyle w:val="TOC3"/>
        <w:tabs>
          <w:tab w:val="right" w:leader="dot" w:pos="8772"/>
        </w:tabs>
        <w:rPr>
          <w:rFonts w:ascii="Times New Roman" w:eastAsiaTheme="minorEastAsia" w:hAnsi="Times New Roman"/>
          <w:noProof/>
          <w:sz w:val="26"/>
          <w:szCs w:val="26"/>
          <w:lang w:eastAsia="ja-JP"/>
        </w:rPr>
      </w:pPr>
      <w:r w:rsidRPr="0042447F">
        <w:rPr>
          <w:rFonts w:ascii="Times New Roman" w:hAnsi="Times New Roman"/>
          <w:noProof/>
          <w:sz w:val="26"/>
          <w:szCs w:val="26"/>
        </w:rPr>
        <w:t>3.1.2 Cài đặt  Google Web Toolkit (GWT)</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_Toc293785748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51</w:t>
      </w:r>
      <w:r w:rsidRPr="0042447F">
        <w:rPr>
          <w:rFonts w:ascii="Times New Roman" w:hAnsi="Times New Roman"/>
          <w:noProof/>
          <w:sz w:val="26"/>
          <w:szCs w:val="26"/>
        </w:rPr>
        <w:fldChar w:fldCharType="end"/>
      </w:r>
    </w:p>
    <w:p w14:paraId="009DC57D" w14:textId="77777777" w:rsidR="00C5319C" w:rsidRPr="0042447F" w:rsidRDefault="00C5319C">
      <w:pPr>
        <w:pStyle w:val="TOC3"/>
        <w:tabs>
          <w:tab w:val="right" w:leader="dot" w:pos="8772"/>
        </w:tabs>
        <w:rPr>
          <w:rFonts w:ascii="Times New Roman" w:eastAsiaTheme="minorEastAsia" w:hAnsi="Times New Roman"/>
          <w:noProof/>
          <w:sz w:val="26"/>
          <w:szCs w:val="26"/>
          <w:lang w:eastAsia="ja-JP"/>
        </w:rPr>
      </w:pPr>
      <w:r w:rsidRPr="0042447F">
        <w:rPr>
          <w:rFonts w:ascii="Times New Roman" w:hAnsi="Times New Roman"/>
          <w:noProof/>
          <w:sz w:val="26"/>
          <w:szCs w:val="26"/>
        </w:rPr>
        <w:t>3.1.3 Cài đặt Google App Engine (GAE)</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_Toc293785749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52</w:t>
      </w:r>
      <w:r w:rsidRPr="0042447F">
        <w:rPr>
          <w:rFonts w:ascii="Times New Roman" w:hAnsi="Times New Roman"/>
          <w:noProof/>
          <w:sz w:val="26"/>
          <w:szCs w:val="26"/>
        </w:rPr>
        <w:fldChar w:fldCharType="end"/>
      </w:r>
    </w:p>
    <w:p w14:paraId="3FADEF54" w14:textId="77777777" w:rsidR="00C5319C" w:rsidRPr="00C23367" w:rsidRDefault="00C5319C">
      <w:pPr>
        <w:pStyle w:val="TOC2"/>
        <w:tabs>
          <w:tab w:val="right" w:leader="dot" w:pos="8772"/>
        </w:tabs>
        <w:rPr>
          <w:rFonts w:ascii="Times New Roman" w:eastAsiaTheme="minorEastAsia" w:hAnsi="Times New Roman"/>
          <w:b w:val="0"/>
          <w:noProof/>
          <w:sz w:val="26"/>
          <w:szCs w:val="26"/>
          <w:lang w:eastAsia="ja-JP"/>
        </w:rPr>
      </w:pPr>
      <w:r w:rsidRPr="00C23367">
        <w:rPr>
          <w:rFonts w:ascii="Times New Roman" w:hAnsi="Times New Roman"/>
          <w:b w:val="0"/>
          <w:noProof/>
          <w:sz w:val="26"/>
          <w:szCs w:val="26"/>
        </w:rPr>
        <w:t>3.2 Cài đặt giải thuật</w:t>
      </w:r>
      <w:r w:rsidRPr="00C23367">
        <w:rPr>
          <w:rFonts w:ascii="Times New Roman" w:hAnsi="Times New Roman"/>
          <w:b w:val="0"/>
          <w:noProof/>
          <w:sz w:val="26"/>
          <w:szCs w:val="26"/>
        </w:rPr>
        <w:tab/>
      </w:r>
      <w:r w:rsidRPr="00C23367">
        <w:rPr>
          <w:rFonts w:ascii="Times New Roman" w:hAnsi="Times New Roman"/>
          <w:b w:val="0"/>
          <w:noProof/>
          <w:sz w:val="26"/>
          <w:szCs w:val="26"/>
        </w:rPr>
        <w:fldChar w:fldCharType="begin"/>
      </w:r>
      <w:r w:rsidRPr="00C23367">
        <w:rPr>
          <w:rFonts w:ascii="Times New Roman" w:hAnsi="Times New Roman"/>
          <w:b w:val="0"/>
          <w:noProof/>
          <w:sz w:val="26"/>
          <w:szCs w:val="26"/>
        </w:rPr>
        <w:instrText xml:space="preserve"> PAGEREF _Toc293785750 \h </w:instrText>
      </w:r>
      <w:r w:rsidRPr="00C23367">
        <w:rPr>
          <w:rFonts w:ascii="Times New Roman" w:hAnsi="Times New Roman"/>
          <w:b w:val="0"/>
          <w:noProof/>
          <w:sz w:val="26"/>
          <w:szCs w:val="26"/>
        </w:rPr>
      </w:r>
      <w:r w:rsidRPr="00C23367">
        <w:rPr>
          <w:rFonts w:ascii="Times New Roman" w:hAnsi="Times New Roman"/>
          <w:b w:val="0"/>
          <w:noProof/>
          <w:sz w:val="26"/>
          <w:szCs w:val="26"/>
        </w:rPr>
        <w:fldChar w:fldCharType="separate"/>
      </w:r>
      <w:r w:rsidRPr="00C23367">
        <w:rPr>
          <w:rFonts w:ascii="Times New Roman" w:hAnsi="Times New Roman"/>
          <w:b w:val="0"/>
          <w:noProof/>
          <w:sz w:val="26"/>
          <w:szCs w:val="26"/>
        </w:rPr>
        <w:t>52</w:t>
      </w:r>
      <w:r w:rsidRPr="00C23367">
        <w:rPr>
          <w:rFonts w:ascii="Times New Roman" w:hAnsi="Times New Roman"/>
          <w:b w:val="0"/>
          <w:noProof/>
          <w:sz w:val="26"/>
          <w:szCs w:val="26"/>
        </w:rPr>
        <w:fldChar w:fldCharType="end"/>
      </w:r>
    </w:p>
    <w:p w14:paraId="0EC335B9" w14:textId="77777777" w:rsidR="00C5319C" w:rsidRPr="00E86E45" w:rsidRDefault="00C5319C">
      <w:pPr>
        <w:pStyle w:val="TOC2"/>
        <w:tabs>
          <w:tab w:val="right" w:leader="dot" w:pos="8772"/>
        </w:tabs>
        <w:rPr>
          <w:rFonts w:ascii="Times New Roman" w:eastAsiaTheme="minorEastAsia" w:hAnsi="Times New Roman"/>
          <w:b w:val="0"/>
          <w:noProof/>
          <w:sz w:val="26"/>
          <w:szCs w:val="26"/>
          <w:lang w:eastAsia="ja-JP"/>
        </w:rPr>
      </w:pPr>
      <w:r w:rsidRPr="00E86E45">
        <w:rPr>
          <w:rFonts w:ascii="Times New Roman" w:hAnsi="Times New Roman"/>
          <w:b w:val="0"/>
          <w:noProof/>
          <w:sz w:val="26"/>
          <w:szCs w:val="26"/>
        </w:rPr>
        <w:t>3.3 Kiểm thử và đánh giá hệ thống</w:t>
      </w:r>
      <w:r w:rsidRPr="00E86E45">
        <w:rPr>
          <w:rFonts w:ascii="Times New Roman" w:hAnsi="Times New Roman"/>
          <w:b w:val="0"/>
          <w:noProof/>
          <w:sz w:val="26"/>
          <w:szCs w:val="26"/>
        </w:rPr>
        <w:tab/>
      </w:r>
      <w:r w:rsidRPr="00E86E45">
        <w:rPr>
          <w:rFonts w:ascii="Times New Roman" w:hAnsi="Times New Roman"/>
          <w:b w:val="0"/>
          <w:noProof/>
          <w:sz w:val="26"/>
          <w:szCs w:val="26"/>
        </w:rPr>
        <w:fldChar w:fldCharType="begin"/>
      </w:r>
      <w:r w:rsidRPr="00E86E45">
        <w:rPr>
          <w:rFonts w:ascii="Times New Roman" w:hAnsi="Times New Roman"/>
          <w:b w:val="0"/>
          <w:noProof/>
          <w:sz w:val="26"/>
          <w:szCs w:val="26"/>
        </w:rPr>
        <w:instrText xml:space="preserve"> PAGEREF _Toc293785751 \h </w:instrText>
      </w:r>
      <w:r w:rsidRPr="00E86E45">
        <w:rPr>
          <w:rFonts w:ascii="Times New Roman" w:hAnsi="Times New Roman"/>
          <w:b w:val="0"/>
          <w:noProof/>
          <w:sz w:val="26"/>
          <w:szCs w:val="26"/>
        </w:rPr>
      </w:r>
      <w:r w:rsidRPr="00E86E45">
        <w:rPr>
          <w:rFonts w:ascii="Times New Roman" w:hAnsi="Times New Roman"/>
          <w:b w:val="0"/>
          <w:noProof/>
          <w:sz w:val="26"/>
          <w:szCs w:val="26"/>
        </w:rPr>
        <w:fldChar w:fldCharType="separate"/>
      </w:r>
      <w:r w:rsidRPr="00E86E45">
        <w:rPr>
          <w:rFonts w:ascii="Times New Roman" w:hAnsi="Times New Roman"/>
          <w:b w:val="0"/>
          <w:noProof/>
          <w:sz w:val="26"/>
          <w:szCs w:val="26"/>
        </w:rPr>
        <w:t>52</w:t>
      </w:r>
      <w:r w:rsidRPr="00E86E45">
        <w:rPr>
          <w:rFonts w:ascii="Times New Roman" w:hAnsi="Times New Roman"/>
          <w:b w:val="0"/>
          <w:noProof/>
          <w:sz w:val="26"/>
          <w:szCs w:val="26"/>
        </w:rPr>
        <w:fldChar w:fldCharType="end"/>
      </w:r>
    </w:p>
    <w:p w14:paraId="71F0AEBB" w14:textId="77777777" w:rsidR="00C5319C" w:rsidRPr="0042447F" w:rsidRDefault="00C5319C">
      <w:pPr>
        <w:pStyle w:val="TOC3"/>
        <w:tabs>
          <w:tab w:val="right" w:leader="dot" w:pos="8772"/>
        </w:tabs>
        <w:rPr>
          <w:rFonts w:ascii="Times New Roman" w:eastAsiaTheme="minorEastAsia" w:hAnsi="Times New Roman"/>
          <w:noProof/>
          <w:sz w:val="26"/>
          <w:szCs w:val="26"/>
          <w:lang w:eastAsia="ja-JP"/>
        </w:rPr>
      </w:pPr>
      <w:r w:rsidRPr="0042447F">
        <w:rPr>
          <w:rFonts w:ascii="Times New Roman" w:hAnsi="Times New Roman"/>
          <w:noProof/>
          <w:sz w:val="26"/>
          <w:szCs w:val="26"/>
        </w:rPr>
        <w:t>3.3.1 Kiểm thử</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_Toc293785752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52</w:t>
      </w:r>
      <w:r w:rsidRPr="0042447F">
        <w:rPr>
          <w:rFonts w:ascii="Times New Roman" w:hAnsi="Times New Roman"/>
          <w:noProof/>
          <w:sz w:val="26"/>
          <w:szCs w:val="26"/>
        </w:rPr>
        <w:fldChar w:fldCharType="end"/>
      </w:r>
    </w:p>
    <w:p w14:paraId="396C2270" w14:textId="77777777" w:rsidR="00C5319C" w:rsidRPr="0042447F" w:rsidRDefault="00C5319C">
      <w:pPr>
        <w:pStyle w:val="TOC1"/>
        <w:tabs>
          <w:tab w:val="right" w:leader="dot" w:pos="8772"/>
        </w:tabs>
        <w:rPr>
          <w:rFonts w:ascii="Times New Roman" w:eastAsiaTheme="minorEastAsia" w:hAnsi="Times New Roman"/>
          <w:b w:val="0"/>
          <w:noProof/>
          <w:sz w:val="26"/>
          <w:szCs w:val="26"/>
          <w:lang w:eastAsia="ja-JP"/>
        </w:rPr>
      </w:pPr>
      <w:r w:rsidRPr="0042447F">
        <w:rPr>
          <w:rFonts w:ascii="Times New Roman" w:hAnsi="Times New Roman"/>
          <w:noProof/>
          <w:sz w:val="26"/>
          <w:szCs w:val="26"/>
        </w:rPr>
        <w:t>CHƯƠNG 4 - KẾT LUẬN VÀ HƯỚNG PHÁT TRIỂN</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_Toc293785753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55</w:t>
      </w:r>
      <w:r w:rsidRPr="0042447F">
        <w:rPr>
          <w:rFonts w:ascii="Times New Roman" w:hAnsi="Times New Roman"/>
          <w:noProof/>
          <w:sz w:val="26"/>
          <w:szCs w:val="26"/>
        </w:rPr>
        <w:fldChar w:fldCharType="end"/>
      </w:r>
    </w:p>
    <w:p w14:paraId="0471E8C0" w14:textId="77777777" w:rsidR="00C5319C" w:rsidRPr="00241A92" w:rsidRDefault="00C5319C">
      <w:pPr>
        <w:pStyle w:val="TOC2"/>
        <w:tabs>
          <w:tab w:val="right" w:leader="dot" w:pos="8772"/>
        </w:tabs>
        <w:rPr>
          <w:rFonts w:ascii="Times New Roman" w:eastAsiaTheme="minorEastAsia" w:hAnsi="Times New Roman"/>
          <w:b w:val="0"/>
          <w:noProof/>
          <w:sz w:val="26"/>
          <w:szCs w:val="26"/>
          <w:lang w:eastAsia="ja-JP"/>
        </w:rPr>
      </w:pPr>
      <w:r w:rsidRPr="00241A92">
        <w:rPr>
          <w:rFonts w:ascii="Times New Roman" w:hAnsi="Times New Roman"/>
          <w:b w:val="0"/>
          <w:noProof/>
          <w:sz w:val="26"/>
          <w:szCs w:val="26"/>
        </w:rPr>
        <w:t>4.1 Các kết quả đạt được</w:t>
      </w:r>
      <w:r w:rsidRPr="00241A92">
        <w:rPr>
          <w:rFonts w:ascii="Times New Roman" w:hAnsi="Times New Roman"/>
          <w:b w:val="0"/>
          <w:noProof/>
          <w:sz w:val="26"/>
          <w:szCs w:val="26"/>
        </w:rPr>
        <w:tab/>
      </w:r>
      <w:r w:rsidRPr="00241A92">
        <w:rPr>
          <w:rFonts w:ascii="Times New Roman" w:hAnsi="Times New Roman"/>
          <w:b w:val="0"/>
          <w:noProof/>
          <w:sz w:val="26"/>
          <w:szCs w:val="26"/>
        </w:rPr>
        <w:fldChar w:fldCharType="begin"/>
      </w:r>
      <w:r w:rsidRPr="00241A92">
        <w:rPr>
          <w:rFonts w:ascii="Times New Roman" w:hAnsi="Times New Roman"/>
          <w:b w:val="0"/>
          <w:noProof/>
          <w:sz w:val="26"/>
          <w:szCs w:val="26"/>
        </w:rPr>
        <w:instrText xml:space="preserve"> PAGEREF _Toc293785754 \h </w:instrText>
      </w:r>
      <w:r w:rsidRPr="00241A92">
        <w:rPr>
          <w:rFonts w:ascii="Times New Roman" w:hAnsi="Times New Roman"/>
          <w:b w:val="0"/>
          <w:noProof/>
          <w:sz w:val="26"/>
          <w:szCs w:val="26"/>
        </w:rPr>
      </w:r>
      <w:r w:rsidRPr="00241A92">
        <w:rPr>
          <w:rFonts w:ascii="Times New Roman" w:hAnsi="Times New Roman"/>
          <w:b w:val="0"/>
          <w:noProof/>
          <w:sz w:val="26"/>
          <w:szCs w:val="26"/>
        </w:rPr>
        <w:fldChar w:fldCharType="separate"/>
      </w:r>
      <w:r w:rsidRPr="00241A92">
        <w:rPr>
          <w:rFonts w:ascii="Times New Roman" w:hAnsi="Times New Roman"/>
          <w:b w:val="0"/>
          <w:noProof/>
          <w:sz w:val="26"/>
          <w:szCs w:val="26"/>
        </w:rPr>
        <w:t>55</w:t>
      </w:r>
      <w:r w:rsidRPr="00241A92">
        <w:rPr>
          <w:rFonts w:ascii="Times New Roman" w:hAnsi="Times New Roman"/>
          <w:b w:val="0"/>
          <w:noProof/>
          <w:sz w:val="26"/>
          <w:szCs w:val="26"/>
        </w:rPr>
        <w:fldChar w:fldCharType="end"/>
      </w:r>
    </w:p>
    <w:p w14:paraId="20FABADC" w14:textId="77777777" w:rsidR="00C5319C" w:rsidRPr="00241A92" w:rsidRDefault="00C5319C">
      <w:pPr>
        <w:pStyle w:val="TOC2"/>
        <w:tabs>
          <w:tab w:val="right" w:leader="dot" w:pos="8772"/>
        </w:tabs>
        <w:rPr>
          <w:rFonts w:ascii="Times New Roman" w:eastAsiaTheme="minorEastAsia" w:hAnsi="Times New Roman"/>
          <w:b w:val="0"/>
          <w:noProof/>
          <w:sz w:val="26"/>
          <w:szCs w:val="26"/>
          <w:lang w:eastAsia="ja-JP"/>
        </w:rPr>
      </w:pPr>
      <w:r w:rsidRPr="00241A92">
        <w:rPr>
          <w:rFonts w:ascii="Times New Roman" w:hAnsi="Times New Roman"/>
          <w:b w:val="0"/>
          <w:noProof/>
          <w:sz w:val="26"/>
          <w:szCs w:val="26"/>
        </w:rPr>
        <w:t>4.2 Hướng phát triển trong tương lai</w:t>
      </w:r>
      <w:r w:rsidRPr="00241A92">
        <w:rPr>
          <w:rFonts w:ascii="Times New Roman" w:hAnsi="Times New Roman"/>
          <w:b w:val="0"/>
          <w:noProof/>
          <w:sz w:val="26"/>
          <w:szCs w:val="26"/>
        </w:rPr>
        <w:tab/>
      </w:r>
      <w:r w:rsidRPr="00241A92">
        <w:rPr>
          <w:rFonts w:ascii="Times New Roman" w:hAnsi="Times New Roman"/>
          <w:b w:val="0"/>
          <w:noProof/>
          <w:sz w:val="26"/>
          <w:szCs w:val="26"/>
        </w:rPr>
        <w:fldChar w:fldCharType="begin"/>
      </w:r>
      <w:r w:rsidRPr="00241A92">
        <w:rPr>
          <w:rFonts w:ascii="Times New Roman" w:hAnsi="Times New Roman"/>
          <w:b w:val="0"/>
          <w:noProof/>
          <w:sz w:val="26"/>
          <w:szCs w:val="26"/>
        </w:rPr>
        <w:instrText xml:space="preserve"> PAGEREF _Toc293785755 \h </w:instrText>
      </w:r>
      <w:r w:rsidRPr="00241A92">
        <w:rPr>
          <w:rFonts w:ascii="Times New Roman" w:hAnsi="Times New Roman"/>
          <w:b w:val="0"/>
          <w:noProof/>
          <w:sz w:val="26"/>
          <w:szCs w:val="26"/>
        </w:rPr>
      </w:r>
      <w:r w:rsidRPr="00241A92">
        <w:rPr>
          <w:rFonts w:ascii="Times New Roman" w:hAnsi="Times New Roman"/>
          <w:b w:val="0"/>
          <w:noProof/>
          <w:sz w:val="26"/>
          <w:szCs w:val="26"/>
        </w:rPr>
        <w:fldChar w:fldCharType="separate"/>
      </w:r>
      <w:r w:rsidRPr="00241A92">
        <w:rPr>
          <w:rFonts w:ascii="Times New Roman" w:hAnsi="Times New Roman"/>
          <w:b w:val="0"/>
          <w:noProof/>
          <w:sz w:val="26"/>
          <w:szCs w:val="26"/>
        </w:rPr>
        <w:t>55</w:t>
      </w:r>
      <w:r w:rsidRPr="00241A92">
        <w:rPr>
          <w:rFonts w:ascii="Times New Roman" w:hAnsi="Times New Roman"/>
          <w:b w:val="0"/>
          <w:noProof/>
          <w:sz w:val="26"/>
          <w:szCs w:val="26"/>
        </w:rPr>
        <w:fldChar w:fldCharType="end"/>
      </w:r>
    </w:p>
    <w:p w14:paraId="4DDF4ABC" w14:textId="77777777" w:rsidR="00C5319C" w:rsidRPr="0042447F" w:rsidRDefault="00C5319C">
      <w:pPr>
        <w:pStyle w:val="TOC1"/>
        <w:tabs>
          <w:tab w:val="right" w:leader="dot" w:pos="8772"/>
        </w:tabs>
        <w:rPr>
          <w:rFonts w:ascii="Times New Roman" w:eastAsiaTheme="minorEastAsia" w:hAnsi="Times New Roman"/>
          <w:b w:val="0"/>
          <w:noProof/>
          <w:sz w:val="26"/>
          <w:szCs w:val="26"/>
          <w:lang w:eastAsia="ja-JP"/>
        </w:rPr>
      </w:pPr>
      <w:r w:rsidRPr="0042447F">
        <w:rPr>
          <w:rFonts w:ascii="Times New Roman" w:hAnsi="Times New Roman"/>
          <w:noProof/>
          <w:sz w:val="26"/>
          <w:szCs w:val="26"/>
          <w:lang w:val="fr-FR"/>
        </w:rPr>
        <w:t>TÀI LIỆU THAM KHẢO</w:t>
      </w:r>
      <w:r w:rsidRPr="0042447F">
        <w:rPr>
          <w:rFonts w:ascii="Times New Roman" w:hAnsi="Times New Roman"/>
          <w:noProof/>
          <w:sz w:val="26"/>
          <w:szCs w:val="26"/>
        </w:rPr>
        <w:tab/>
      </w:r>
      <w:r w:rsidRPr="0042447F">
        <w:rPr>
          <w:rFonts w:ascii="Times New Roman" w:hAnsi="Times New Roman"/>
          <w:noProof/>
          <w:sz w:val="26"/>
          <w:szCs w:val="26"/>
        </w:rPr>
        <w:fldChar w:fldCharType="begin"/>
      </w:r>
      <w:r w:rsidRPr="0042447F">
        <w:rPr>
          <w:rFonts w:ascii="Times New Roman" w:hAnsi="Times New Roman"/>
          <w:noProof/>
          <w:sz w:val="26"/>
          <w:szCs w:val="26"/>
        </w:rPr>
        <w:instrText xml:space="preserve"> PAGEREF _Toc293785756 \h </w:instrText>
      </w:r>
      <w:r w:rsidRPr="0042447F">
        <w:rPr>
          <w:rFonts w:ascii="Times New Roman" w:hAnsi="Times New Roman"/>
          <w:noProof/>
          <w:sz w:val="26"/>
          <w:szCs w:val="26"/>
        </w:rPr>
      </w:r>
      <w:r w:rsidRPr="0042447F">
        <w:rPr>
          <w:rFonts w:ascii="Times New Roman" w:hAnsi="Times New Roman"/>
          <w:noProof/>
          <w:sz w:val="26"/>
          <w:szCs w:val="26"/>
        </w:rPr>
        <w:fldChar w:fldCharType="separate"/>
      </w:r>
      <w:r w:rsidRPr="0042447F">
        <w:rPr>
          <w:rFonts w:ascii="Times New Roman" w:hAnsi="Times New Roman"/>
          <w:noProof/>
          <w:sz w:val="26"/>
          <w:szCs w:val="26"/>
        </w:rPr>
        <w:t>56</w:t>
      </w:r>
      <w:r w:rsidRPr="0042447F">
        <w:rPr>
          <w:rFonts w:ascii="Times New Roman" w:hAnsi="Times New Roman"/>
          <w:noProof/>
          <w:sz w:val="26"/>
          <w:szCs w:val="26"/>
        </w:rPr>
        <w:fldChar w:fldCharType="end"/>
      </w:r>
    </w:p>
    <w:p w14:paraId="7AF544E4" w14:textId="2C066FD0" w:rsidR="00F21EB3" w:rsidRPr="00F21EB3" w:rsidRDefault="00C5319C" w:rsidP="00F21EB3">
      <w:r>
        <w:fldChar w:fldCharType="end"/>
      </w:r>
    </w:p>
    <w:p w14:paraId="612B7653" w14:textId="06559DC1" w:rsidR="00917005" w:rsidRPr="00C275EA" w:rsidRDefault="00917005" w:rsidP="00F61250">
      <w:pPr>
        <w:pStyle w:val="Heading1"/>
        <w:spacing w:line="288" w:lineRule="auto"/>
      </w:pPr>
      <w:r w:rsidRPr="00A7425F">
        <w:rPr>
          <w:sz w:val="26"/>
          <w:szCs w:val="26"/>
        </w:rPr>
        <w:br w:type="page"/>
      </w:r>
      <w:bookmarkStart w:id="24" w:name="_Toc262138422"/>
      <w:bookmarkStart w:id="25" w:name="_Toc388288917"/>
      <w:bookmarkStart w:id="26" w:name="_Toc262198015"/>
      <w:bookmarkStart w:id="27" w:name="_Toc263056534"/>
      <w:bookmarkStart w:id="28" w:name="_Toc293773496"/>
      <w:bookmarkStart w:id="29" w:name="_Toc293784691"/>
      <w:bookmarkStart w:id="30" w:name="_Toc293785710"/>
      <w:r w:rsidR="00F163E7" w:rsidRPr="00C275EA">
        <w:lastRenderedPageBreak/>
        <w:t>DANH MỤC</w:t>
      </w:r>
      <w:r w:rsidRPr="00C275EA">
        <w:t xml:space="preserve"> HÌNH ẢNH</w:t>
      </w:r>
      <w:bookmarkEnd w:id="24"/>
      <w:bookmarkEnd w:id="25"/>
      <w:bookmarkEnd w:id="26"/>
      <w:bookmarkEnd w:id="27"/>
      <w:bookmarkEnd w:id="28"/>
      <w:bookmarkEnd w:id="29"/>
      <w:bookmarkEnd w:id="30"/>
    </w:p>
    <w:bookmarkStart w:id="31" w:name="_Toc262138423"/>
    <w:bookmarkStart w:id="32" w:name="_Toc388288918"/>
    <w:p w14:paraId="4C44012B" w14:textId="77777777" w:rsidR="003663C9" w:rsidRDefault="003663C9">
      <w:pPr>
        <w:pStyle w:val="TableofFigures"/>
        <w:tabs>
          <w:tab w:val="right" w:leader="dot" w:pos="8772"/>
        </w:tabs>
        <w:rPr>
          <w:rFonts w:asciiTheme="minorHAnsi" w:eastAsiaTheme="minorEastAsia" w:hAnsiTheme="minorHAnsi" w:cstheme="minorBidi"/>
          <w:noProof/>
          <w:sz w:val="24"/>
          <w:lang w:eastAsia="ja-JP"/>
        </w:rPr>
      </w:pPr>
      <w:r>
        <w:fldChar w:fldCharType="begin"/>
      </w:r>
      <w:r>
        <w:instrText xml:space="preserve"> TOC \t "StyleAnh" \c "Bảng" </w:instrText>
      </w:r>
      <w:r>
        <w:fldChar w:fldCharType="separate"/>
      </w:r>
      <w:r w:rsidRPr="0064794C">
        <w:rPr>
          <w:noProof/>
          <w:lang w:val="vi-VN"/>
        </w:rPr>
        <w:t>Hình 1</w:t>
      </w:r>
      <w:r>
        <w:rPr>
          <w:noProof/>
        </w:rPr>
        <w:t xml:space="preserve"> - </w:t>
      </w:r>
      <w:r w:rsidRPr="0064794C">
        <w:rPr>
          <w:noProof/>
          <w:lang w:val="vi-VN"/>
        </w:rPr>
        <w:t xml:space="preserve"> Google Web Toolkit</w:t>
      </w:r>
      <w:r>
        <w:rPr>
          <w:noProof/>
        </w:rPr>
        <w:tab/>
      </w:r>
      <w:r>
        <w:rPr>
          <w:noProof/>
        </w:rPr>
        <w:fldChar w:fldCharType="begin"/>
      </w:r>
      <w:r>
        <w:rPr>
          <w:noProof/>
        </w:rPr>
        <w:instrText xml:space="preserve"> PAGEREF _Toc293781259 \h </w:instrText>
      </w:r>
      <w:r>
        <w:rPr>
          <w:noProof/>
        </w:rPr>
      </w:r>
      <w:r>
        <w:rPr>
          <w:noProof/>
        </w:rPr>
        <w:fldChar w:fldCharType="separate"/>
      </w:r>
      <w:r>
        <w:rPr>
          <w:noProof/>
        </w:rPr>
        <w:t>12</w:t>
      </w:r>
      <w:r>
        <w:rPr>
          <w:noProof/>
        </w:rPr>
        <w:fldChar w:fldCharType="end"/>
      </w:r>
    </w:p>
    <w:p w14:paraId="67EDB45F" w14:textId="3E6156D8" w:rsidR="003663C9" w:rsidRDefault="003663C9">
      <w:pPr>
        <w:pStyle w:val="TableofFigures"/>
        <w:tabs>
          <w:tab w:val="right" w:leader="dot" w:pos="8772"/>
        </w:tabs>
        <w:rPr>
          <w:rFonts w:asciiTheme="minorHAnsi" w:eastAsiaTheme="minorEastAsia" w:hAnsiTheme="minorHAnsi" w:cstheme="minorBidi"/>
          <w:noProof/>
          <w:sz w:val="24"/>
          <w:lang w:eastAsia="ja-JP"/>
        </w:rPr>
      </w:pPr>
      <w:r w:rsidRPr="0064794C">
        <w:rPr>
          <w:noProof/>
          <w:lang w:val="vi-VN"/>
        </w:rPr>
        <w:t>Hình 2</w:t>
      </w:r>
      <w:r>
        <w:rPr>
          <w:noProof/>
        </w:rPr>
        <w:t xml:space="preserve"> -</w:t>
      </w:r>
      <w:r w:rsidRPr="0064794C">
        <w:rPr>
          <w:noProof/>
          <w:lang w:val="vi-VN"/>
        </w:rPr>
        <w:t xml:space="preserve"> Các widgets của GWT</w:t>
      </w:r>
      <w:r>
        <w:rPr>
          <w:noProof/>
        </w:rPr>
        <w:tab/>
      </w:r>
      <w:r>
        <w:rPr>
          <w:noProof/>
        </w:rPr>
        <w:fldChar w:fldCharType="begin"/>
      </w:r>
      <w:r>
        <w:rPr>
          <w:noProof/>
        </w:rPr>
        <w:instrText xml:space="preserve"> PAGEREF _Toc293781260 \h </w:instrText>
      </w:r>
      <w:r>
        <w:rPr>
          <w:noProof/>
        </w:rPr>
      </w:r>
      <w:r>
        <w:rPr>
          <w:noProof/>
        </w:rPr>
        <w:fldChar w:fldCharType="separate"/>
      </w:r>
      <w:r>
        <w:rPr>
          <w:noProof/>
        </w:rPr>
        <w:t>13</w:t>
      </w:r>
      <w:r>
        <w:rPr>
          <w:noProof/>
        </w:rPr>
        <w:fldChar w:fldCharType="end"/>
      </w:r>
    </w:p>
    <w:p w14:paraId="252D93FA" w14:textId="77777777" w:rsidR="003663C9" w:rsidRDefault="003663C9">
      <w:pPr>
        <w:pStyle w:val="TableofFigures"/>
        <w:tabs>
          <w:tab w:val="right" w:leader="dot" w:pos="8772"/>
        </w:tabs>
        <w:rPr>
          <w:rFonts w:asciiTheme="minorHAnsi" w:eastAsiaTheme="minorEastAsia" w:hAnsiTheme="minorHAnsi" w:cstheme="minorBidi"/>
          <w:noProof/>
          <w:sz w:val="24"/>
          <w:lang w:eastAsia="ja-JP"/>
        </w:rPr>
      </w:pPr>
      <w:r w:rsidRPr="0064794C">
        <w:rPr>
          <w:noProof/>
          <w:lang w:val="vi-VN"/>
        </w:rPr>
        <w:t>Hình 3</w:t>
      </w:r>
      <w:r>
        <w:rPr>
          <w:noProof/>
        </w:rPr>
        <w:t xml:space="preserve"> - </w:t>
      </w:r>
      <w:r w:rsidRPr="0064794C">
        <w:rPr>
          <w:noProof/>
          <w:lang w:val="vi-VN"/>
        </w:rPr>
        <w:t xml:space="preserve"> Cấu trúc một ứng dụng GWT</w:t>
      </w:r>
      <w:r>
        <w:rPr>
          <w:noProof/>
        </w:rPr>
        <w:tab/>
      </w:r>
      <w:r>
        <w:rPr>
          <w:noProof/>
        </w:rPr>
        <w:fldChar w:fldCharType="begin"/>
      </w:r>
      <w:r>
        <w:rPr>
          <w:noProof/>
        </w:rPr>
        <w:instrText xml:space="preserve"> PAGEREF _Toc293781261 \h </w:instrText>
      </w:r>
      <w:r>
        <w:rPr>
          <w:noProof/>
        </w:rPr>
      </w:r>
      <w:r>
        <w:rPr>
          <w:noProof/>
        </w:rPr>
        <w:fldChar w:fldCharType="separate"/>
      </w:r>
      <w:r>
        <w:rPr>
          <w:noProof/>
        </w:rPr>
        <w:t>15</w:t>
      </w:r>
      <w:r>
        <w:rPr>
          <w:noProof/>
        </w:rPr>
        <w:fldChar w:fldCharType="end"/>
      </w:r>
    </w:p>
    <w:p w14:paraId="6092B423" w14:textId="77777777" w:rsidR="003663C9" w:rsidRDefault="003663C9">
      <w:pPr>
        <w:pStyle w:val="TableofFigures"/>
        <w:tabs>
          <w:tab w:val="right" w:leader="dot" w:pos="8772"/>
        </w:tabs>
        <w:rPr>
          <w:rFonts w:asciiTheme="minorHAnsi" w:eastAsiaTheme="minorEastAsia" w:hAnsiTheme="minorHAnsi" w:cstheme="minorBidi"/>
          <w:noProof/>
          <w:sz w:val="24"/>
          <w:lang w:eastAsia="ja-JP"/>
        </w:rPr>
      </w:pPr>
      <w:r w:rsidRPr="0064794C">
        <w:rPr>
          <w:noProof/>
          <w:lang w:val="vi-VN"/>
        </w:rPr>
        <w:t>Hình 4 - Tương tác không đồng bộ hóa Client-Server</w:t>
      </w:r>
      <w:r>
        <w:rPr>
          <w:noProof/>
        </w:rPr>
        <w:tab/>
      </w:r>
      <w:r>
        <w:rPr>
          <w:noProof/>
        </w:rPr>
        <w:fldChar w:fldCharType="begin"/>
      </w:r>
      <w:r>
        <w:rPr>
          <w:noProof/>
        </w:rPr>
        <w:instrText xml:space="preserve"> PAGEREF _Toc293781262 \h </w:instrText>
      </w:r>
      <w:r>
        <w:rPr>
          <w:noProof/>
        </w:rPr>
      </w:r>
      <w:r>
        <w:rPr>
          <w:noProof/>
        </w:rPr>
        <w:fldChar w:fldCharType="separate"/>
      </w:r>
      <w:r>
        <w:rPr>
          <w:noProof/>
        </w:rPr>
        <w:t>19</w:t>
      </w:r>
      <w:r>
        <w:rPr>
          <w:noProof/>
        </w:rPr>
        <w:fldChar w:fldCharType="end"/>
      </w:r>
    </w:p>
    <w:p w14:paraId="77158624" w14:textId="77777777" w:rsidR="003663C9" w:rsidRDefault="003663C9">
      <w:pPr>
        <w:pStyle w:val="TableofFigures"/>
        <w:tabs>
          <w:tab w:val="right" w:leader="dot" w:pos="8772"/>
        </w:tabs>
        <w:rPr>
          <w:rFonts w:asciiTheme="minorHAnsi" w:eastAsiaTheme="minorEastAsia" w:hAnsiTheme="minorHAnsi" w:cstheme="minorBidi"/>
          <w:noProof/>
          <w:sz w:val="24"/>
          <w:lang w:eastAsia="ja-JP"/>
        </w:rPr>
      </w:pPr>
      <w:r w:rsidRPr="0064794C">
        <w:rPr>
          <w:noProof/>
          <w:lang w:val="vi-VN"/>
        </w:rPr>
        <w:t>Hình 5</w:t>
      </w:r>
      <w:r>
        <w:rPr>
          <w:noProof/>
        </w:rPr>
        <w:t xml:space="preserve"> - </w:t>
      </w:r>
      <w:r w:rsidRPr="0064794C">
        <w:rPr>
          <w:noProof/>
          <w:lang w:val="vi-VN"/>
        </w:rPr>
        <w:t xml:space="preserve"> Google App Engine</w:t>
      </w:r>
      <w:r>
        <w:rPr>
          <w:noProof/>
        </w:rPr>
        <w:tab/>
      </w:r>
      <w:r>
        <w:rPr>
          <w:noProof/>
        </w:rPr>
        <w:fldChar w:fldCharType="begin"/>
      </w:r>
      <w:r>
        <w:rPr>
          <w:noProof/>
        </w:rPr>
        <w:instrText xml:space="preserve"> PAGEREF _Toc293781263 \h </w:instrText>
      </w:r>
      <w:r>
        <w:rPr>
          <w:noProof/>
        </w:rPr>
      </w:r>
      <w:r>
        <w:rPr>
          <w:noProof/>
        </w:rPr>
        <w:fldChar w:fldCharType="separate"/>
      </w:r>
      <w:r>
        <w:rPr>
          <w:noProof/>
        </w:rPr>
        <w:t>21</w:t>
      </w:r>
      <w:r>
        <w:rPr>
          <w:noProof/>
        </w:rPr>
        <w:fldChar w:fldCharType="end"/>
      </w:r>
    </w:p>
    <w:p w14:paraId="0FC814B5" w14:textId="77777777" w:rsidR="003663C9" w:rsidRDefault="003663C9">
      <w:pPr>
        <w:pStyle w:val="TableofFigures"/>
        <w:tabs>
          <w:tab w:val="right" w:leader="dot" w:pos="8772"/>
        </w:tabs>
        <w:rPr>
          <w:rFonts w:asciiTheme="minorHAnsi" w:eastAsiaTheme="minorEastAsia" w:hAnsiTheme="minorHAnsi" w:cstheme="minorBidi"/>
          <w:noProof/>
          <w:sz w:val="24"/>
          <w:lang w:eastAsia="ja-JP"/>
        </w:rPr>
      </w:pPr>
      <w:r w:rsidRPr="0064794C">
        <w:rPr>
          <w:noProof/>
          <w:lang w:val="vi-VN"/>
        </w:rPr>
        <w:t>Hình 6</w:t>
      </w:r>
      <w:r>
        <w:rPr>
          <w:noProof/>
        </w:rPr>
        <w:t xml:space="preserve"> -</w:t>
      </w:r>
      <w:r w:rsidRPr="0064794C">
        <w:rPr>
          <w:noProof/>
          <w:lang w:val="vi-VN"/>
        </w:rPr>
        <w:t xml:space="preserve"> Sơ đồ tạo một kênh trên máy chủ</w:t>
      </w:r>
      <w:r>
        <w:rPr>
          <w:noProof/>
        </w:rPr>
        <w:tab/>
      </w:r>
      <w:r>
        <w:rPr>
          <w:noProof/>
        </w:rPr>
        <w:fldChar w:fldCharType="begin"/>
      </w:r>
      <w:r>
        <w:rPr>
          <w:noProof/>
        </w:rPr>
        <w:instrText xml:space="preserve"> PAGEREF _Toc293781264 \h </w:instrText>
      </w:r>
      <w:r>
        <w:rPr>
          <w:noProof/>
        </w:rPr>
      </w:r>
      <w:r>
        <w:rPr>
          <w:noProof/>
        </w:rPr>
        <w:fldChar w:fldCharType="separate"/>
      </w:r>
      <w:r>
        <w:rPr>
          <w:noProof/>
        </w:rPr>
        <w:t>24</w:t>
      </w:r>
      <w:r>
        <w:rPr>
          <w:noProof/>
        </w:rPr>
        <w:fldChar w:fldCharType="end"/>
      </w:r>
    </w:p>
    <w:p w14:paraId="09CF2086" w14:textId="77777777" w:rsidR="003663C9" w:rsidRDefault="003663C9">
      <w:pPr>
        <w:pStyle w:val="TableofFigures"/>
        <w:tabs>
          <w:tab w:val="right" w:leader="dot" w:pos="8772"/>
        </w:tabs>
        <w:rPr>
          <w:rFonts w:asciiTheme="minorHAnsi" w:eastAsiaTheme="minorEastAsia" w:hAnsiTheme="minorHAnsi" w:cstheme="minorBidi"/>
          <w:noProof/>
          <w:sz w:val="24"/>
          <w:lang w:eastAsia="ja-JP"/>
        </w:rPr>
      </w:pPr>
      <w:r w:rsidRPr="0064794C">
        <w:rPr>
          <w:noProof/>
          <w:lang w:val="vi-VN"/>
        </w:rPr>
        <w:t>Hình 7</w:t>
      </w:r>
      <w:r>
        <w:rPr>
          <w:noProof/>
        </w:rPr>
        <w:t xml:space="preserve"> - </w:t>
      </w:r>
      <w:r w:rsidRPr="0064794C">
        <w:rPr>
          <w:noProof/>
          <w:lang w:val="vi-VN"/>
        </w:rPr>
        <w:t xml:space="preserve"> Sơ đồ nhận thông tin mới</w:t>
      </w:r>
      <w:r>
        <w:rPr>
          <w:noProof/>
        </w:rPr>
        <w:tab/>
      </w:r>
      <w:r>
        <w:rPr>
          <w:noProof/>
        </w:rPr>
        <w:fldChar w:fldCharType="begin"/>
      </w:r>
      <w:r>
        <w:rPr>
          <w:noProof/>
        </w:rPr>
        <w:instrText xml:space="preserve"> PAGEREF _Toc293781265 \h </w:instrText>
      </w:r>
      <w:r>
        <w:rPr>
          <w:noProof/>
        </w:rPr>
      </w:r>
      <w:r>
        <w:rPr>
          <w:noProof/>
        </w:rPr>
        <w:fldChar w:fldCharType="separate"/>
      </w:r>
      <w:r>
        <w:rPr>
          <w:noProof/>
        </w:rPr>
        <w:t>25</w:t>
      </w:r>
      <w:r>
        <w:rPr>
          <w:noProof/>
        </w:rPr>
        <w:fldChar w:fldCharType="end"/>
      </w:r>
    </w:p>
    <w:p w14:paraId="6A1F7411" w14:textId="77777777" w:rsidR="003663C9" w:rsidRDefault="003663C9">
      <w:pPr>
        <w:pStyle w:val="TableofFigures"/>
        <w:tabs>
          <w:tab w:val="right" w:leader="dot" w:pos="8772"/>
        </w:tabs>
        <w:rPr>
          <w:rFonts w:asciiTheme="minorHAnsi" w:eastAsiaTheme="minorEastAsia" w:hAnsiTheme="minorHAnsi" w:cstheme="minorBidi"/>
          <w:noProof/>
          <w:sz w:val="24"/>
          <w:lang w:eastAsia="ja-JP"/>
        </w:rPr>
      </w:pPr>
      <w:r w:rsidRPr="0064794C">
        <w:rPr>
          <w:noProof/>
          <w:lang w:val="vi-VN"/>
        </w:rPr>
        <w:t>Hình 8 - Kiến trúc hệ thống</w:t>
      </w:r>
      <w:r>
        <w:rPr>
          <w:noProof/>
        </w:rPr>
        <w:tab/>
      </w:r>
      <w:r>
        <w:rPr>
          <w:noProof/>
        </w:rPr>
        <w:fldChar w:fldCharType="begin"/>
      </w:r>
      <w:r>
        <w:rPr>
          <w:noProof/>
        </w:rPr>
        <w:instrText xml:space="preserve"> PAGEREF _Toc293781266 \h </w:instrText>
      </w:r>
      <w:r>
        <w:rPr>
          <w:noProof/>
        </w:rPr>
      </w:r>
      <w:r>
        <w:rPr>
          <w:noProof/>
        </w:rPr>
        <w:fldChar w:fldCharType="separate"/>
      </w:r>
      <w:r>
        <w:rPr>
          <w:noProof/>
        </w:rPr>
        <w:t>26</w:t>
      </w:r>
      <w:r>
        <w:rPr>
          <w:noProof/>
        </w:rPr>
        <w:fldChar w:fldCharType="end"/>
      </w:r>
    </w:p>
    <w:p w14:paraId="53B4A3A4" w14:textId="77777777" w:rsidR="003663C9" w:rsidRDefault="003663C9">
      <w:pPr>
        <w:pStyle w:val="TableofFigures"/>
        <w:tabs>
          <w:tab w:val="right" w:leader="dot" w:pos="8772"/>
        </w:tabs>
        <w:rPr>
          <w:rFonts w:asciiTheme="minorHAnsi" w:eastAsiaTheme="minorEastAsia" w:hAnsiTheme="minorHAnsi" w:cstheme="minorBidi"/>
          <w:noProof/>
          <w:sz w:val="24"/>
          <w:lang w:eastAsia="ja-JP"/>
        </w:rPr>
      </w:pPr>
      <w:r w:rsidRPr="0064794C">
        <w:rPr>
          <w:noProof/>
          <w:lang w:val="vi-VN"/>
        </w:rPr>
        <w:t>Hình 9 -  Sơ đồ tổng quan</w:t>
      </w:r>
      <w:r>
        <w:rPr>
          <w:noProof/>
        </w:rPr>
        <w:tab/>
      </w:r>
      <w:r>
        <w:rPr>
          <w:noProof/>
        </w:rPr>
        <w:fldChar w:fldCharType="begin"/>
      </w:r>
      <w:r>
        <w:rPr>
          <w:noProof/>
        </w:rPr>
        <w:instrText xml:space="preserve"> PAGEREF _Toc293781267 \h </w:instrText>
      </w:r>
      <w:r>
        <w:rPr>
          <w:noProof/>
        </w:rPr>
      </w:r>
      <w:r>
        <w:rPr>
          <w:noProof/>
        </w:rPr>
        <w:fldChar w:fldCharType="separate"/>
      </w:r>
      <w:r>
        <w:rPr>
          <w:noProof/>
        </w:rPr>
        <w:t>28</w:t>
      </w:r>
      <w:r>
        <w:rPr>
          <w:noProof/>
        </w:rPr>
        <w:fldChar w:fldCharType="end"/>
      </w:r>
    </w:p>
    <w:p w14:paraId="53F6A0E5" w14:textId="77777777" w:rsidR="003663C9" w:rsidRDefault="003663C9">
      <w:pPr>
        <w:pStyle w:val="TableofFigures"/>
        <w:tabs>
          <w:tab w:val="right" w:leader="dot" w:pos="8772"/>
        </w:tabs>
        <w:rPr>
          <w:rFonts w:asciiTheme="minorHAnsi" w:eastAsiaTheme="minorEastAsia" w:hAnsiTheme="minorHAnsi" w:cstheme="minorBidi"/>
          <w:noProof/>
          <w:sz w:val="24"/>
          <w:lang w:eastAsia="ja-JP"/>
        </w:rPr>
      </w:pPr>
      <w:r>
        <w:rPr>
          <w:noProof/>
        </w:rPr>
        <w:t>Hình 10 - UseCase Tổng quát</w:t>
      </w:r>
      <w:r>
        <w:rPr>
          <w:noProof/>
        </w:rPr>
        <w:tab/>
      </w:r>
      <w:r>
        <w:rPr>
          <w:noProof/>
        </w:rPr>
        <w:fldChar w:fldCharType="begin"/>
      </w:r>
      <w:r>
        <w:rPr>
          <w:noProof/>
        </w:rPr>
        <w:instrText xml:space="preserve"> PAGEREF _Toc293781268 \h </w:instrText>
      </w:r>
      <w:r>
        <w:rPr>
          <w:noProof/>
        </w:rPr>
      </w:r>
      <w:r>
        <w:rPr>
          <w:noProof/>
        </w:rPr>
        <w:fldChar w:fldCharType="separate"/>
      </w:r>
      <w:r>
        <w:rPr>
          <w:noProof/>
        </w:rPr>
        <w:t>29</w:t>
      </w:r>
      <w:r>
        <w:rPr>
          <w:noProof/>
        </w:rPr>
        <w:fldChar w:fldCharType="end"/>
      </w:r>
    </w:p>
    <w:p w14:paraId="3787549F" w14:textId="77777777" w:rsidR="003663C9" w:rsidRDefault="003663C9">
      <w:pPr>
        <w:pStyle w:val="TableofFigures"/>
        <w:tabs>
          <w:tab w:val="right" w:leader="dot" w:pos="8772"/>
        </w:tabs>
        <w:rPr>
          <w:rFonts w:asciiTheme="minorHAnsi" w:eastAsiaTheme="minorEastAsia" w:hAnsiTheme="minorHAnsi" w:cstheme="minorBidi"/>
          <w:noProof/>
          <w:sz w:val="24"/>
          <w:lang w:eastAsia="ja-JP"/>
        </w:rPr>
      </w:pPr>
      <w:r>
        <w:rPr>
          <w:noProof/>
        </w:rPr>
        <w:t>Hình 11 - UseCase quản lý tài khoản</w:t>
      </w:r>
      <w:r>
        <w:rPr>
          <w:noProof/>
        </w:rPr>
        <w:tab/>
      </w:r>
      <w:r>
        <w:rPr>
          <w:noProof/>
        </w:rPr>
        <w:fldChar w:fldCharType="begin"/>
      </w:r>
      <w:r>
        <w:rPr>
          <w:noProof/>
        </w:rPr>
        <w:instrText xml:space="preserve"> PAGEREF _Toc293781269 \h </w:instrText>
      </w:r>
      <w:r>
        <w:rPr>
          <w:noProof/>
        </w:rPr>
      </w:r>
      <w:r>
        <w:rPr>
          <w:noProof/>
        </w:rPr>
        <w:fldChar w:fldCharType="separate"/>
      </w:r>
      <w:r>
        <w:rPr>
          <w:noProof/>
        </w:rPr>
        <w:t>30</w:t>
      </w:r>
      <w:r>
        <w:rPr>
          <w:noProof/>
        </w:rPr>
        <w:fldChar w:fldCharType="end"/>
      </w:r>
    </w:p>
    <w:p w14:paraId="5DC63306" w14:textId="77777777" w:rsidR="003663C9" w:rsidRDefault="003663C9">
      <w:pPr>
        <w:pStyle w:val="TableofFigures"/>
        <w:tabs>
          <w:tab w:val="right" w:leader="dot" w:pos="8772"/>
        </w:tabs>
        <w:rPr>
          <w:rFonts w:asciiTheme="minorHAnsi" w:eastAsiaTheme="minorEastAsia" w:hAnsiTheme="minorHAnsi" w:cstheme="minorBidi"/>
          <w:noProof/>
          <w:sz w:val="24"/>
          <w:lang w:eastAsia="ja-JP"/>
        </w:rPr>
      </w:pPr>
      <w:r>
        <w:rPr>
          <w:noProof/>
        </w:rPr>
        <w:t>Hình 12 - UseCase Quản lý sản phẩm</w:t>
      </w:r>
      <w:r>
        <w:rPr>
          <w:noProof/>
        </w:rPr>
        <w:tab/>
      </w:r>
      <w:r>
        <w:rPr>
          <w:noProof/>
        </w:rPr>
        <w:fldChar w:fldCharType="begin"/>
      </w:r>
      <w:r>
        <w:rPr>
          <w:noProof/>
        </w:rPr>
        <w:instrText xml:space="preserve"> PAGEREF _Toc293781270 \h </w:instrText>
      </w:r>
      <w:r>
        <w:rPr>
          <w:noProof/>
        </w:rPr>
      </w:r>
      <w:r>
        <w:rPr>
          <w:noProof/>
        </w:rPr>
        <w:fldChar w:fldCharType="separate"/>
      </w:r>
      <w:r>
        <w:rPr>
          <w:noProof/>
        </w:rPr>
        <w:t>30</w:t>
      </w:r>
      <w:r>
        <w:rPr>
          <w:noProof/>
        </w:rPr>
        <w:fldChar w:fldCharType="end"/>
      </w:r>
    </w:p>
    <w:p w14:paraId="17A0502A" w14:textId="77777777" w:rsidR="003663C9" w:rsidRDefault="003663C9">
      <w:pPr>
        <w:pStyle w:val="TableofFigures"/>
        <w:tabs>
          <w:tab w:val="right" w:leader="dot" w:pos="8772"/>
        </w:tabs>
        <w:rPr>
          <w:rFonts w:asciiTheme="minorHAnsi" w:eastAsiaTheme="minorEastAsia" w:hAnsiTheme="minorHAnsi" w:cstheme="minorBidi"/>
          <w:noProof/>
          <w:sz w:val="24"/>
          <w:lang w:eastAsia="ja-JP"/>
        </w:rPr>
      </w:pPr>
      <w:r>
        <w:rPr>
          <w:noProof/>
        </w:rPr>
        <w:t>Hình 13 - UseCase tìm kiếm sản phẩm</w:t>
      </w:r>
      <w:r>
        <w:rPr>
          <w:noProof/>
        </w:rPr>
        <w:tab/>
      </w:r>
      <w:r>
        <w:rPr>
          <w:noProof/>
        </w:rPr>
        <w:fldChar w:fldCharType="begin"/>
      </w:r>
      <w:r>
        <w:rPr>
          <w:noProof/>
        </w:rPr>
        <w:instrText xml:space="preserve"> PAGEREF _Toc293781271 \h </w:instrText>
      </w:r>
      <w:r>
        <w:rPr>
          <w:noProof/>
        </w:rPr>
      </w:r>
      <w:r>
        <w:rPr>
          <w:noProof/>
        </w:rPr>
        <w:fldChar w:fldCharType="separate"/>
      </w:r>
      <w:r>
        <w:rPr>
          <w:noProof/>
        </w:rPr>
        <w:t>31</w:t>
      </w:r>
      <w:r>
        <w:rPr>
          <w:noProof/>
        </w:rPr>
        <w:fldChar w:fldCharType="end"/>
      </w:r>
    </w:p>
    <w:p w14:paraId="7C300CB5" w14:textId="77777777" w:rsidR="003663C9" w:rsidRDefault="003663C9">
      <w:pPr>
        <w:pStyle w:val="TableofFigures"/>
        <w:tabs>
          <w:tab w:val="right" w:leader="dot" w:pos="8772"/>
        </w:tabs>
        <w:rPr>
          <w:rFonts w:asciiTheme="minorHAnsi" w:eastAsiaTheme="minorEastAsia" w:hAnsiTheme="minorHAnsi" w:cstheme="minorBidi"/>
          <w:noProof/>
          <w:sz w:val="24"/>
          <w:lang w:eastAsia="ja-JP"/>
        </w:rPr>
      </w:pPr>
      <w:r>
        <w:rPr>
          <w:noProof/>
        </w:rPr>
        <w:t>Hình 14 - Biểu đồ trình tự chức năng đăng nhập</w:t>
      </w:r>
      <w:r>
        <w:rPr>
          <w:noProof/>
        </w:rPr>
        <w:tab/>
      </w:r>
      <w:r>
        <w:rPr>
          <w:noProof/>
        </w:rPr>
        <w:fldChar w:fldCharType="begin"/>
      </w:r>
      <w:r>
        <w:rPr>
          <w:noProof/>
        </w:rPr>
        <w:instrText xml:space="preserve"> PAGEREF _Toc293781272 \h </w:instrText>
      </w:r>
      <w:r>
        <w:rPr>
          <w:noProof/>
        </w:rPr>
      </w:r>
      <w:r>
        <w:rPr>
          <w:noProof/>
        </w:rPr>
        <w:fldChar w:fldCharType="separate"/>
      </w:r>
      <w:r>
        <w:rPr>
          <w:noProof/>
        </w:rPr>
        <w:t>32</w:t>
      </w:r>
      <w:r>
        <w:rPr>
          <w:noProof/>
        </w:rPr>
        <w:fldChar w:fldCharType="end"/>
      </w:r>
    </w:p>
    <w:p w14:paraId="5A647776" w14:textId="77777777" w:rsidR="003663C9" w:rsidRDefault="003663C9">
      <w:pPr>
        <w:pStyle w:val="TableofFigures"/>
        <w:tabs>
          <w:tab w:val="right" w:leader="dot" w:pos="8772"/>
        </w:tabs>
        <w:rPr>
          <w:rFonts w:asciiTheme="minorHAnsi" w:eastAsiaTheme="minorEastAsia" w:hAnsiTheme="minorHAnsi" w:cstheme="minorBidi"/>
          <w:noProof/>
          <w:sz w:val="24"/>
          <w:lang w:eastAsia="ja-JP"/>
        </w:rPr>
      </w:pPr>
      <w:r>
        <w:rPr>
          <w:noProof/>
        </w:rPr>
        <w:t>Hình 15 - Biểu đồ hoạt động chức năng đăng nhập</w:t>
      </w:r>
      <w:r>
        <w:rPr>
          <w:noProof/>
        </w:rPr>
        <w:tab/>
      </w:r>
      <w:r>
        <w:rPr>
          <w:noProof/>
        </w:rPr>
        <w:fldChar w:fldCharType="begin"/>
      </w:r>
      <w:r>
        <w:rPr>
          <w:noProof/>
        </w:rPr>
        <w:instrText xml:space="preserve"> PAGEREF _Toc293781273 \h </w:instrText>
      </w:r>
      <w:r>
        <w:rPr>
          <w:noProof/>
        </w:rPr>
      </w:r>
      <w:r>
        <w:rPr>
          <w:noProof/>
        </w:rPr>
        <w:fldChar w:fldCharType="separate"/>
      </w:r>
      <w:r>
        <w:rPr>
          <w:noProof/>
        </w:rPr>
        <w:t>33</w:t>
      </w:r>
      <w:r>
        <w:rPr>
          <w:noProof/>
        </w:rPr>
        <w:fldChar w:fldCharType="end"/>
      </w:r>
    </w:p>
    <w:p w14:paraId="5B47BF82" w14:textId="77777777" w:rsidR="003663C9" w:rsidRDefault="003663C9">
      <w:pPr>
        <w:pStyle w:val="TableofFigures"/>
        <w:tabs>
          <w:tab w:val="right" w:leader="dot" w:pos="8772"/>
        </w:tabs>
        <w:rPr>
          <w:rFonts w:asciiTheme="minorHAnsi" w:eastAsiaTheme="minorEastAsia" w:hAnsiTheme="minorHAnsi" w:cstheme="minorBidi"/>
          <w:noProof/>
          <w:sz w:val="24"/>
          <w:lang w:eastAsia="ja-JP"/>
        </w:rPr>
      </w:pPr>
      <w:r>
        <w:rPr>
          <w:noProof/>
        </w:rPr>
        <w:t>Hình 16 - Biểu đồ trình tự chức năng đăng ký</w:t>
      </w:r>
      <w:r>
        <w:rPr>
          <w:noProof/>
        </w:rPr>
        <w:tab/>
      </w:r>
      <w:r>
        <w:rPr>
          <w:noProof/>
        </w:rPr>
        <w:fldChar w:fldCharType="begin"/>
      </w:r>
      <w:r>
        <w:rPr>
          <w:noProof/>
        </w:rPr>
        <w:instrText xml:space="preserve"> PAGEREF _Toc293781274 \h </w:instrText>
      </w:r>
      <w:r>
        <w:rPr>
          <w:noProof/>
        </w:rPr>
      </w:r>
      <w:r>
        <w:rPr>
          <w:noProof/>
        </w:rPr>
        <w:fldChar w:fldCharType="separate"/>
      </w:r>
      <w:r>
        <w:rPr>
          <w:noProof/>
        </w:rPr>
        <w:t>34</w:t>
      </w:r>
      <w:r>
        <w:rPr>
          <w:noProof/>
        </w:rPr>
        <w:fldChar w:fldCharType="end"/>
      </w:r>
    </w:p>
    <w:p w14:paraId="6A8ACFAA" w14:textId="77777777" w:rsidR="003663C9" w:rsidRDefault="003663C9">
      <w:pPr>
        <w:pStyle w:val="TableofFigures"/>
        <w:tabs>
          <w:tab w:val="right" w:leader="dot" w:pos="8772"/>
        </w:tabs>
        <w:rPr>
          <w:rFonts w:asciiTheme="minorHAnsi" w:eastAsiaTheme="minorEastAsia" w:hAnsiTheme="minorHAnsi" w:cstheme="minorBidi"/>
          <w:noProof/>
          <w:sz w:val="24"/>
          <w:lang w:eastAsia="ja-JP"/>
        </w:rPr>
      </w:pPr>
      <w:r>
        <w:rPr>
          <w:noProof/>
        </w:rPr>
        <w:t>Hình 17 - Biểu đồ hoạt động chức năng đăng ký</w:t>
      </w:r>
      <w:r>
        <w:rPr>
          <w:noProof/>
        </w:rPr>
        <w:tab/>
      </w:r>
      <w:r>
        <w:rPr>
          <w:noProof/>
        </w:rPr>
        <w:fldChar w:fldCharType="begin"/>
      </w:r>
      <w:r>
        <w:rPr>
          <w:noProof/>
        </w:rPr>
        <w:instrText xml:space="preserve"> PAGEREF _Toc293781275 \h </w:instrText>
      </w:r>
      <w:r>
        <w:rPr>
          <w:noProof/>
        </w:rPr>
      </w:r>
      <w:r>
        <w:rPr>
          <w:noProof/>
        </w:rPr>
        <w:fldChar w:fldCharType="separate"/>
      </w:r>
      <w:r>
        <w:rPr>
          <w:noProof/>
        </w:rPr>
        <w:t>34</w:t>
      </w:r>
      <w:r>
        <w:rPr>
          <w:noProof/>
        </w:rPr>
        <w:fldChar w:fldCharType="end"/>
      </w:r>
    </w:p>
    <w:p w14:paraId="6A4DAD1C" w14:textId="77777777" w:rsidR="003663C9" w:rsidRDefault="003663C9">
      <w:pPr>
        <w:pStyle w:val="TableofFigures"/>
        <w:tabs>
          <w:tab w:val="right" w:leader="dot" w:pos="8772"/>
        </w:tabs>
        <w:rPr>
          <w:rFonts w:asciiTheme="minorHAnsi" w:eastAsiaTheme="minorEastAsia" w:hAnsiTheme="minorHAnsi" w:cstheme="minorBidi"/>
          <w:noProof/>
          <w:sz w:val="24"/>
          <w:lang w:eastAsia="ja-JP"/>
        </w:rPr>
      </w:pPr>
      <w:r>
        <w:rPr>
          <w:noProof/>
        </w:rPr>
        <w:t>Hình 18 - Biểu đồ trình tự chức năng quản lý sản phẩm</w:t>
      </w:r>
      <w:r>
        <w:rPr>
          <w:noProof/>
        </w:rPr>
        <w:tab/>
      </w:r>
      <w:r>
        <w:rPr>
          <w:noProof/>
        </w:rPr>
        <w:fldChar w:fldCharType="begin"/>
      </w:r>
      <w:r>
        <w:rPr>
          <w:noProof/>
        </w:rPr>
        <w:instrText xml:space="preserve"> PAGEREF _Toc293781276 \h </w:instrText>
      </w:r>
      <w:r>
        <w:rPr>
          <w:noProof/>
        </w:rPr>
      </w:r>
      <w:r>
        <w:rPr>
          <w:noProof/>
        </w:rPr>
        <w:fldChar w:fldCharType="separate"/>
      </w:r>
      <w:r>
        <w:rPr>
          <w:noProof/>
        </w:rPr>
        <w:t>35</w:t>
      </w:r>
      <w:r>
        <w:rPr>
          <w:noProof/>
        </w:rPr>
        <w:fldChar w:fldCharType="end"/>
      </w:r>
    </w:p>
    <w:p w14:paraId="40F6EAC8" w14:textId="77777777" w:rsidR="003663C9" w:rsidRDefault="003663C9">
      <w:pPr>
        <w:pStyle w:val="TableofFigures"/>
        <w:tabs>
          <w:tab w:val="right" w:leader="dot" w:pos="8772"/>
        </w:tabs>
        <w:rPr>
          <w:rFonts w:asciiTheme="minorHAnsi" w:eastAsiaTheme="minorEastAsia" w:hAnsiTheme="minorHAnsi" w:cstheme="minorBidi"/>
          <w:noProof/>
          <w:sz w:val="24"/>
          <w:lang w:eastAsia="ja-JP"/>
        </w:rPr>
      </w:pPr>
      <w:r>
        <w:rPr>
          <w:noProof/>
        </w:rPr>
        <w:t>Hình 19 - Biểu đồ hoạt động chức năng quản lý sản phẩm</w:t>
      </w:r>
      <w:r>
        <w:rPr>
          <w:noProof/>
        </w:rPr>
        <w:tab/>
      </w:r>
      <w:r>
        <w:rPr>
          <w:noProof/>
        </w:rPr>
        <w:fldChar w:fldCharType="begin"/>
      </w:r>
      <w:r>
        <w:rPr>
          <w:noProof/>
        </w:rPr>
        <w:instrText xml:space="preserve"> PAGEREF _Toc293781277 \h </w:instrText>
      </w:r>
      <w:r>
        <w:rPr>
          <w:noProof/>
        </w:rPr>
      </w:r>
      <w:r>
        <w:rPr>
          <w:noProof/>
        </w:rPr>
        <w:fldChar w:fldCharType="separate"/>
      </w:r>
      <w:r>
        <w:rPr>
          <w:noProof/>
        </w:rPr>
        <w:t>36</w:t>
      </w:r>
      <w:r>
        <w:rPr>
          <w:noProof/>
        </w:rPr>
        <w:fldChar w:fldCharType="end"/>
      </w:r>
    </w:p>
    <w:p w14:paraId="5B99CBCD" w14:textId="77777777" w:rsidR="003663C9" w:rsidRDefault="003663C9">
      <w:pPr>
        <w:pStyle w:val="TableofFigures"/>
        <w:tabs>
          <w:tab w:val="right" w:leader="dot" w:pos="8772"/>
        </w:tabs>
        <w:rPr>
          <w:rFonts w:asciiTheme="minorHAnsi" w:eastAsiaTheme="minorEastAsia" w:hAnsiTheme="minorHAnsi" w:cstheme="minorBidi"/>
          <w:noProof/>
          <w:sz w:val="24"/>
          <w:lang w:eastAsia="ja-JP"/>
        </w:rPr>
      </w:pPr>
      <w:r>
        <w:rPr>
          <w:noProof/>
        </w:rPr>
        <w:t>Hình 20 - Biểu đồ trình tự chức năng Tìm kiếm sản phẩm</w:t>
      </w:r>
      <w:r>
        <w:rPr>
          <w:noProof/>
        </w:rPr>
        <w:tab/>
      </w:r>
      <w:r>
        <w:rPr>
          <w:noProof/>
        </w:rPr>
        <w:fldChar w:fldCharType="begin"/>
      </w:r>
      <w:r>
        <w:rPr>
          <w:noProof/>
        </w:rPr>
        <w:instrText xml:space="preserve"> PAGEREF _Toc293781278 \h </w:instrText>
      </w:r>
      <w:r>
        <w:rPr>
          <w:noProof/>
        </w:rPr>
      </w:r>
      <w:r>
        <w:rPr>
          <w:noProof/>
        </w:rPr>
        <w:fldChar w:fldCharType="separate"/>
      </w:r>
      <w:r>
        <w:rPr>
          <w:noProof/>
        </w:rPr>
        <w:t>37</w:t>
      </w:r>
      <w:r>
        <w:rPr>
          <w:noProof/>
        </w:rPr>
        <w:fldChar w:fldCharType="end"/>
      </w:r>
    </w:p>
    <w:p w14:paraId="362C6CD0" w14:textId="77777777" w:rsidR="003663C9" w:rsidRDefault="003663C9">
      <w:pPr>
        <w:pStyle w:val="TableofFigures"/>
        <w:tabs>
          <w:tab w:val="right" w:leader="dot" w:pos="8772"/>
        </w:tabs>
        <w:rPr>
          <w:rFonts w:asciiTheme="minorHAnsi" w:eastAsiaTheme="minorEastAsia" w:hAnsiTheme="minorHAnsi" w:cstheme="minorBidi"/>
          <w:noProof/>
          <w:sz w:val="24"/>
          <w:lang w:eastAsia="ja-JP"/>
        </w:rPr>
      </w:pPr>
      <w:r>
        <w:rPr>
          <w:noProof/>
        </w:rPr>
        <w:t>Hình 21 - Biểu đồ hoạt động chức năng tìm kiếm sản phẩm</w:t>
      </w:r>
      <w:r>
        <w:rPr>
          <w:noProof/>
        </w:rPr>
        <w:tab/>
      </w:r>
      <w:r>
        <w:rPr>
          <w:noProof/>
        </w:rPr>
        <w:fldChar w:fldCharType="begin"/>
      </w:r>
      <w:r>
        <w:rPr>
          <w:noProof/>
        </w:rPr>
        <w:instrText xml:space="preserve"> PAGEREF _Toc293781279 \h </w:instrText>
      </w:r>
      <w:r>
        <w:rPr>
          <w:noProof/>
        </w:rPr>
      </w:r>
      <w:r>
        <w:rPr>
          <w:noProof/>
        </w:rPr>
        <w:fldChar w:fldCharType="separate"/>
      </w:r>
      <w:r>
        <w:rPr>
          <w:noProof/>
        </w:rPr>
        <w:t>38</w:t>
      </w:r>
      <w:r>
        <w:rPr>
          <w:noProof/>
        </w:rPr>
        <w:fldChar w:fldCharType="end"/>
      </w:r>
    </w:p>
    <w:p w14:paraId="61572C45" w14:textId="77777777" w:rsidR="003663C9" w:rsidRDefault="003663C9">
      <w:pPr>
        <w:pStyle w:val="TableofFigures"/>
        <w:tabs>
          <w:tab w:val="right" w:leader="dot" w:pos="8772"/>
        </w:tabs>
        <w:rPr>
          <w:rFonts w:asciiTheme="minorHAnsi" w:eastAsiaTheme="minorEastAsia" w:hAnsiTheme="minorHAnsi" w:cstheme="minorBidi"/>
          <w:noProof/>
          <w:sz w:val="24"/>
          <w:lang w:eastAsia="ja-JP"/>
        </w:rPr>
      </w:pPr>
      <w:r>
        <w:rPr>
          <w:noProof/>
        </w:rPr>
        <w:t>Hình 22 - Biểu đồ hoạt động quá trình mua hàng</w:t>
      </w:r>
      <w:r>
        <w:rPr>
          <w:noProof/>
        </w:rPr>
        <w:tab/>
      </w:r>
      <w:r>
        <w:rPr>
          <w:noProof/>
        </w:rPr>
        <w:fldChar w:fldCharType="begin"/>
      </w:r>
      <w:r>
        <w:rPr>
          <w:noProof/>
        </w:rPr>
        <w:instrText xml:space="preserve"> PAGEREF _Toc293781280 \h </w:instrText>
      </w:r>
      <w:r>
        <w:rPr>
          <w:noProof/>
        </w:rPr>
      </w:r>
      <w:r>
        <w:rPr>
          <w:noProof/>
        </w:rPr>
        <w:fldChar w:fldCharType="separate"/>
      </w:r>
      <w:r>
        <w:rPr>
          <w:noProof/>
        </w:rPr>
        <w:t>39</w:t>
      </w:r>
      <w:r>
        <w:rPr>
          <w:noProof/>
        </w:rPr>
        <w:fldChar w:fldCharType="end"/>
      </w:r>
    </w:p>
    <w:p w14:paraId="684A428F" w14:textId="77777777" w:rsidR="003663C9" w:rsidRDefault="003663C9">
      <w:pPr>
        <w:pStyle w:val="TableofFigures"/>
        <w:tabs>
          <w:tab w:val="right" w:leader="dot" w:pos="8772"/>
        </w:tabs>
        <w:rPr>
          <w:rFonts w:asciiTheme="minorHAnsi" w:eastAsiaTheme="minorEastAsia" w:hAnsiTheme="minorHAnsi" w:cstheme="minorBidi"/>
          <w:noProof/>
          <w:sz w:val="24"/>
          <w:lang w:eastAsia="ja-JP"/>
        </w:rPr>
      </w:pPr>
      <w:r>
        <w:rPr>
          <w:noProof/>
        </w:rPr>
        <w:t>Hình 23 - Giao diện đăng nhập và đăng ký</w:t>
      </w:r>
      <w:r>
        <w:rPr>
          <w:noProof/>
        </w:rPr>
        <w:tab/>
      </w:r>
      <w:r>
        <w:rPr>
          <w:noProof/>
        </w:rPr>
        <w:fldChar w:fldCharType="begin"/>
      </w:r>
      <w:r>
        <w:rPr>
          <w:noProof/>
        </w:rPr>
        <w:instrText xml:space="preserve"> PAGEREF _Toc293781281 \h </w:instrText>
      </w:r>
      <w:r>
        <w:rPr>
          <w:noProof/>
        </w:rPr>
      </w:r>
      <w:r>
        <w:rPr>
          <w:noProof/>
        </w:rPr>
        <w:fldChar w:fldCharType="separate"/>
      </w:r>
      <w:r>
        <w:rPr>
          <w:noProof/>
        </w:rPr>
        <w:t>44</w:t>
      </w:r>
      <w:r>
        <w:rPr>
          <w:noProof/>
        </w:rPr>
        <w:fldChar w:fldCharType="end"/>
      </w:r>
    </w:p>
    <w:p w14:paraId="03E84C95" w14:textId="77777777" w:rsidR="003663C9" w:rsidRDefault="003663C9">
      <w:pPr>
        <w:pStyle w:val="TableofFigures"/>
        <w:tabs>
          <w:tab w:val="right" w:leader="dot" w:pos="8772"/>
        </w:tabs>
        <w:rPr>
          <w:rFonts w:asciiTheme="minorHAnsi" w:eastAsiaTheme="minorEastAsia" w:hAnsiTheme="minorHAnsi" w:cstheme="minorBidi"/>
          <w:noProof/>
          <w:sz w:val="24"/>
          <w:lang w:eastAsia="ja-JP"/>
        </w:rPr>
      </w:pPr>
      <w:r>
        <w:rPr>
          <w:noProof/>
        </w:rPr>
        <w:t>Hình 24 - Giao diện nhà cung cấp</w:t>
      </w:r>
      <w:r>
        <w:rPr>
          <w:noProof/>
        </w:rPr>
        <w:tab/>
      </w:r>
      <w:r>
        <w:rPr>
          <w:noProof/>
        </w:rPr>
        <w:fldChar w:fldCharType="begin"/>
      </w:r>
      <w:r>
        <w:rPr>
          <w:noProof/>
        </w:rPr>
        <w:instrText xml:space="preserve"> PAGEREF _Toc293781282 \h </w:instrText>
      </w:r>
      <w:r>
        <w:rPr>
          <w:noProof/>
        </w:rPr>
      </w:r>
      <w:r>
        <w:rPr>
          <w:noProof/>
        </w:rPr>
        <w:fldChar w:fldCharType="separate"/>
      </w:r>
      <w:r>
        <w:rPr>
          <w:noProof/>
        </w:rPr>
        <w:t>45</w:t>
      </w:r>
      <w:r>
        <w:rPr>
          <w:noProof/>
        </w:rPr>
        <w:fldChar w:fldCharType="end"/>
      </w:r>
    </w:p>
    <w:p w14:paraId="01CEA170" w14:textId="77777777" w:rsidR="003663C9" w:rsidRDefault="003663C9">
      <w:pPr>
        <w:pStyle w:val="TableofFigures"/>
        <w:tabs>
          <w:tab w:val="right" w:leader="dot" w:pos="8772"/>
        </w:tabs>
        <w:rPr>
          <w:rFonts w:asciiTheme="minorHAnsi" w:eastAsiaTheme="minorEastAsia" w:hAnsiTheme="minorHAnsi" w:cstheme="minorBidi"/>
          <w:noProof/>
          <w:sz w:val="24"/>
          <w:lang w:eastAsia="ja-JP"/>
        </w:rPr>
      </w:pPr>
      <w:r>
        <w:rPr>
          <w:noProof/>
        </w:rPr>
        <w:t>Hình 25 - Giao diện khách hàng</w:t>
      </w:r>
      <w:r>
        <w:rPr>
          <w:noProof/>
        </w:rPr>
        <w:tab/>
      </w:r>
      <w:r>
        <w:rPr>
          <w:noProof/>
        </w:rPr>
        <w:fldChar w:fldCharType="begin"/>
      </w:r>
      <w:r>
        <w:rPr>
          <w:noProof/>
        </w:rPr>
        <w:instrText xml:space="preserve"> PAGEREF _Toc293781283 \h </w:instrText>
      </w:r>
      <w:r>
        <w:rPr>
          <w:noProof/>
        </w:rPr>
      </w:r>
      <w:r>
        <w:rPr>
          <w:noProof/>
        </w:rPr>
        <w:fldChar w:fldCharType="separate"/>
      </w:r>
      <w:r>
        <w:rPr>
          <w:noProof/>
        </w:rPr>
        <w:t>46</w:t>
      </w:r>
      <w:r>
        <w:rPr>
          <w:noProof/>
        </w:rPr>
        <w:fldChar w:fldCharType="end"/>
      </w:r>
    </w:p>
    <w:p w14:paraId="6F13E6BA" w14:textId="77777777" w:rsidR="003663C9" w:rsidRDefault="003663C9">
      <w:pPr>
        <w:pStyle w:val="TableofFigures"/>
        <w:tabs>
          <w:tab w:val="right" w:leader="dot" w:pos="8772"/>
        </w:tabs>
        <w:rPr>
          <w:rFonts w:asciiTheme="minorHAnsi" w:eastAsiaTheme="minorEastAsia" w:hAnsiTheme="minorHAnsi" w:cstheme="minorBidi"/>
          <w:noProof/>
          <w:sz w:val="24"/>
          <w:lang w:eastAsia="ja-JP"/>
        </w:rPr>
      </w:pPr>
      <w:r>
        <w:rPr>
          <w:noProof/>
        </w:rPr>
        <w:t>Hình 26 - Giao diện xem chi tiết sản phẩm</w:t>
      </w:r>
      <w:r>
        <w:rPr>
          <w:noProof/>
        </w:rPr>
        <w:tab/>
      </w:r>
      <w:r>
        <w:rPr>
          <w:noProof/>
        </w:rPr>
        <w:fldChar w:fldCharType="begin"/>
      </w:r>
      <w:r>
        <w:rPr>
          <w:noProof/>
        </w:rPr>
        <w:instrText xml:space="preserve"> PAGEREF _Toc293781284 \h </w:instrText>
      </w:r>
      <w:r>
        <w:rPr>
          <w:noProof/>
        </w:rPr>
      </w:r>
      <w:r>
        <w:rPr>
          <w:noProof/>
        </w:rPr>
        <w:fldChar w:fldCharType="separate"/>
      </w:r>
      <w:r>
        <w:rPr>
          <w:noProof/>
        </w:rPr>
        <w:t>47</w:t>
      </w:r>
      <w:r>
        <w:rPr>
          <w:noProof/>
        </w:rPr>
        <w:fldChar w:fldCharType="end"/>
      </w:r>
    </w:p>
    <w:p w14:paraId="698771BE" w14:textId="77777777" w:rsidR="003663C9" w:rsidRDefault="003663C9">
      <w:pPr>
        <w:pStyle w:val="TableofFigures"/>
        <w:tabs>
          <w:tab w:val="right" w:leader="dot" w:pos="8772"/>
        </w:tabs>
        <w:rPr>
          <w:rFonts w:asciiTheme="minorHAnsi" w:eastAsiaTheme="minorEastAsia" w:hAnsiTheme="minorHAnsi" w:cstheme="minorBidi"/>
          <w:noProof/>
          <w:sz w:val="24"/>
          <w:lang w:eastAsia="ja-JP"/>
        </w:rPr>
      </w:pPr>
      <w:r>
        <w:rPr>
          <w:noProof/>
        </w:rPr>
        <w:t>Hình 27 - Giao diện hiển thị map</w:t>
      </w:r>
      <w:r>
        <w:rPr>
          <w:noProof/>
        </w:rPr>
        <w:tab/>
      </w:r>
      <w:r>
        <w:rPr>
          <w:noProof/>
        </w:rPr>
        <w:fldChar w:fldCharType="begin"/>
      </w:r>
      <w:r>
        <w:rPr>
          <w:noProof/>
        </w:rPr>
        <w:instrText xml:space="preserve"> PAGEREF _Toc293781285 \h </w:instrText>
      </w:r>
      <w:r>
        <w:rPr>
          <w:noProof/>
        </w:rPr>
      </w:r>
      <w:r>
        <w:rPr>
          <w:noProof/>
        </w:rPr>
        <w:fldChar w:fldCharType="separate"/>
      </w:r>
      <w:r>
        <w:rPr>
          <w:noProof/>
        </w:rPr>
        <w:t>48</w:t>
      </w:r>
      <w:r>
        <w:rPr>
          <w:noProof/>
        </w:rPr>
        <w:fldChar w:fldCharType="end"/>
      </w:r>
    </w:p>
    <w:p w14:paraId="0C2386D4" w14:textId="77777777" w:rsidR="003663C9" w:rsidRDefault="003663C9">
      <w:pPr>
        <w:pStyle w:val="TableofFigures"/>
        <w:tabs>
          <w:tab w:val="right" w:leader="dot" w:pos="8772"/>
        </w:tabs>
        <w:rPr>
          <w:rFonts w:asciiTheme="minorHAnsi" w:eastAsiaTheme="minorEastAsia" w:hAnsiTheme="minorHAnsi" w:cstheme="minorBidi"/>
          <w:noProof/>
          <w:sz w:val="24"/>
          <w:lang w:eastAsia="ja-JP"/>
        </w:rPr>
      </w:pPr>
      <w:r>
        <w:rPr>
          <w:noProof/>
        </w:rPr>
        <w:t>Hình 28 : Màn hình cài đặt eclipse</w:t>
      </w:r>
      <w:r>
        <w:rPr>
          <w:noProof/>
        </w:rPr>
        <w:tab/>
      </w:r>
      <w:r>
        <w:rPr>
          <w:noProof/>
        </w:rPr>
        <w:fldChar w:fldCharType="begin"/>
      </w:r>
      <w:r>
        <w:rPr>
          <w:noProof/>
        </w:rPr>
        <w:instrText xml:space="preserve"> PAGEREF _Toc293781286 \h </w:instrText>
      </w:r>
      <w:r>
        <w:rPr>
          <w:noProof/>
        </w:rPr>
      </w:r>
      <w:r>
        <w:rPr>
          <w:noProof/>
        </w:rPr>
        <w:fldChar w:fldCharType="separate"/>
      </w:r>
      <w:r>
        <w:rPr>
          <w:noProof/>
        </w:rPr>
        <w:t>50</w:t>
      </w:r>
      <w:r>
        <w:rPr>
          <w:noProof/>
        </w:rPr>
        <w:fldChar w:fldCharType="end"/>
      </w:r>
    </w:p>
    <w:p w14:paraId="5C3ECEBE" w14:textId="454E1073" w:rsidR="00D26165" w:rsidRDefault="003663C9" w:rsidP="00362F4D">
      <w:pPr>
        <w:pStyle w:val="TableofFigures"/>
      </w:pPr>
      <w:r>
        <w:fldChar w:fldCharType="end"/>
      </w:r>
      <w:r w:rsidR="00D26165">
        <w:br w:type="page"/>
      </w:r>
    </w:p>
    <w:p w14:paraId="5ED9F892" w14:textId="77777777" w:rsidR="004C4F5B" w:rsidRPr="00A7425F" w:rsidRDefault="004C4F5B" w:rsidP="00362F4D">
      <w:pPr>
        <w:pStyle w:val="TableofFigures"/>
      </w:pPr>
    </w:p>
    <w:p w14:paraId="19D66B8B" w14:textId="365228EB" w:rsidR="00F163E7" w:rsidRPr="001E22C1" w:rsidRDefault="00F163E7" w:rsidP="00D26165">
      <w:pPr>
        <w:spacing w:line="288" w:lineRule="auto"/>
        <w:jc w:val="center"/>
        <w:rPr>
          <w:b/>
          <w:sz w:val="32"/>
          <w:szCs w:val="32"/>
        </w:rPr>
      </w:pPr>
      <w:bookmarkStart w:id="33" w:name="_Toc262198016"/>
      <w:bookmarkStart w:id="34" w:name="_Toc263056535"/>
      <w:r w:rsidRPr="001E22C1">
        <w:rPr>
          <w:b/>
          <w:sz w:val="32"/>
          <w:szCs w:val="32"/>
        </w:rPr>
        <w:t>DANH MỤC</w:t>
      </w:r>
      <w:r w:rsidR="002037A7" w:rsidRPr="001E22C1">
        <w:rPr>
          <w:b/>
          <w:sz w:val="32"/>
          <w:szCs w:val="32"/>
        </w:rPr>
        <w:t xml:space="preserve"> </w:t>
      </w:r>
      <w:r w:rsidRPr="001E22C1">
        <w:rPr>
          <w:b/>
          <w:sz w:val="32"/>
          <w:szCs w:val="32"/>
        </w:rPr>
        <w:t>BẢNG BIỂU</w:t>
      </w:r>
      <w:bookmarkEnd w:id="31"/>
      <w:bookmarkEnd w:id="32"/>
      <w:bookmarkEnd w:id="33"/>
      <w:bookmarkEnd w:id="34"/>
    </w:p>
    <w:p w14:paraId="76BE172D" w14:textId="4AC0CD53" w:rsidR="00B76A6E" w:rsidRDefault="00B76A6E">
      <w:pPr>
        <w:pStyle w:val="TableofFigures"/>
        <w:tabs>
          <w:tab w:val="right" w:leader="dot" w:pos="8772"/>
        </w:tabs>
        <w:rPr>
          <w:rFonts w:asciiTheme="minorHAnsi" w:eastAsiaTheme="minorEastAsia" w:hAnsiTheme="minorHAnsi" w:cstheme="minorBidi"/>
          <w:noProof/>
          <w:sz w:val="24"/>
          <w:lang w:eastAsia="ja-JP"/>
        </w:rPr>
      </w:pPr>
      <w:r>
        <w:rPr>
          <w:b/>
          <w:szCs w:val="26"/>
        </w:rPr>
        <w:fldChar w:fldCharType="begin"/>
      </w:r>
      <w:r>
        <w:rPr>
          <w:b/>
          <w:szCs w:val="26"/>
        </w:rPr>
        <w:instrText xml:space="preserve"> TOC \t "Style bang" \c "Figure" </w:instrText>
      </w:r>
      <w:r>
        <w:rPr>
          <w:b/>
          <w:szCs w:val="26"/>
        </w:rPr>
        <w:fldChar w:fldCharType="separate"/>
      </w:r>
      <w:r>
        <w:rPr>
          <w:noProof/>
        </w:rPr>
        <w:t>Bảng 1</w:t>
      </w:r>
      <w:r w:rsidR="004D113A">
        <w:rPr>
          <w:noProof/>
        </w:rPr>
        <w:t xml:space="preserve">  </w:t>
      </w:r>
      <w:r>
        <w:rPr>
          <w:noProof/>
        </w:rPr>
        <w:t xml:space="preserve"> - Thư mục src</w:t>
      </w:r>
      <w:r>
        <w:rPr>
          <w:noProof/>
        </w:rPr>
        <w:tab/>
      </w:r>
      <w:r>
        <w:rPr>
          <w:noProof/>
        </w:rPr>
        <w:fldChar w:fldCharType="begin"/>
      </w:r>
      <w:r>
        <w:rPr>
          <w:noProof/>
        </w:rPr>
        <w:instrText xml:space="preserve"> PAGEREF _Toc293773463 \h </w:instrText>
      </w:r>
      <w:r>
        <w:rPr>
          <w:noProof/>
        </w:rPr>
      </w:r>
      <w:r>
        <w:rPr>
          <w:noProof/>
        </w:rPr>
        <w:fldChar w:fldCharType="separate"/>
      </w:r>
      <w:r>
        <w:rPr>
          <w:noProof/>
        </w:rPr>
        <w:t>18</w:t>
      </w:r>
      <w:r>
        <w:rPr>
          <w:noProof/>
        </w:rPr>
        <w:fldChar w:fldCharType="end"/>
      </w:r>
    </w:p>
    <w:p w14:paraId="758C21A4" w14:textId="2A744D28" w:rsidR="00B76A6E" w:rsidRDefault="00B76A6E">
      <w:pPr>
        <w:pStyle w:val="TableofFigures"/>
        <w:tabs>
          <w:tab w:val="right" w:leader="dot" w:pos="8772"/>
        </w:tabs>
        <w:rPr>
          <w:rFonts w:asciiTheme="minorHAnsi" w:eastAsiaTheme="minorEastAsia" w:hAnsiTheme="minorHAnsi" w:cstheme="minorBidi"/>
          <w:noProof/>
          <w:sz w:val="24"/>
          <w:lang w:eastAsia="ja-JP"/>
        </w:rPr>
      </w:pPr>
      <w:r>
        <w:rPr>
          <w:noProof/>
        </w:rPr>
        <w:t xml:space="preserve">Bảng 2 </w:t>
      </w:r>
      <w:r w:rsidR="004D113A">
        <w:rPr>
          <w:noProof/>
        </w:rPr>
        <w:t xml:space="preserve">  </w:t>
      </w:r>
      <w:r>
        <w:rPr>
          <w:noProof/>
        </w:rPr>
        <w:t>- Thư mục war</w:t>
      </w:r>
      <w:r>
        <w:rPr>
          <w:noProof/>
        </w:rPr>
        <w:tab/>
      </w:r>
      <w:r>
        <w:rPr>
          <w:noProof/>
        </w:rPr>
        <w:fldChar w:fldCharType="begin"/>
      </w:r>
      <w:r>
        <w:rPr>
          <w:noProof/>
        </w:rPr>
        <w:instrText xml:space="preserve"> PAGEREF _Toc293773464 \h </w:instrText>
      </w:r>
      <w:r>
        <w:rPr>
          <w:noProof/>
        </w:rPr>
      </w:r>
      <w:r>
        <w:rPr>
          <w:noProof/>
        </w:rPr>
        <w:fldChar w:fldCharType="separate"/>
      </w:r>
      <w:r>
        <w:rPr>
          <w:noProof/>
        </w:rPr>
        <w:t>19</w:t>
      </w:r>
      <w:r>
        <w:rPr>
          <w:noProof/>
        </w:rPr>
        <w:fldChar w:fldCharType="end"/>
      </w:r>
    </w:p>
    <w:p w14:paraId="1BF37A01" w14:textId="37C20CDD" w:rsidR="00B76A6E" w:rsidRDefault="00B76A6E">
      <w:pPr>
        <w:pStyle w:val="TableofFigures"/>
        <w:tabs>
          <w:tab w:val="right" w:leader="dot" w:pos="8772"/>
        </w:tabs>
        <w:rPr>
          <w:rFonts w:asciiTheme="minorHAnsi" w:eastAsiaTheme="minorEastAsia" w:hAnsiTheme="minorHAnsi" w:cstheme="minorBidi"/>
          <w:noProof/>
          <w:sz w:val="24"/>
          <w:lang w:eastAsia="ja-JP"/>
        </w:rPr>
      </w:pPr>
      <w:r>
        <w:rPr>
          <w:noProof/>
        </w:rPr>
        <w:t xml:space="preserve">Bảng 3 </w:t>
      </w:r>
      <w:r w:rsidR="004D113A">
        <w:rPr>
          <w:noProof/>
        </w:rPr>
        <w:t xml:space="preserve">  </w:t>
      </w:r>
      <w:r>
        <w:rPr>
          <w:noProof/>
        </w:rPr>
        <w:t>- Thư mục test</w:t>
      </w:r>
      <w:r>
        <w:rPr>
          <w:noProof/>
        </w:rPr>
        <w:tab/>
      </w:r>
      <w:r>
        <w:rPr>
          <w:noProof/>
        </w:rPr>
        <w:fldChar w:fldCharType="begin"/>
      </w:r>
      <w:r>
        <w:rPr>
          <w:noProof/>
        </w:rPr>
        <w:instrText xml:space="preserve"> PAGEREF _Toc293773465 \h </w:instrText>
      </w:r>
      <w:r>
        <w:rPr>
          <w:noProof/>
        </w:rPr>
      </w:r>
      <w:r>
        <w:rPr>
          <w:noProof/>
        </w:rPr>
        <w:fldChar w:fldCharType="separate"/>
      </w:r>
      <w:r>
        <w:rPr>
          <w:noProof/>
        </w:rPr>
        <w:t>20</w:t>
      </w:r>
      <w:r>
        <w:rPr>
          <w:noProof/>
        </w:rPr>
        <w:fldChar w:fldCharType="end"/>
      </w:r>
    </w:p>
    <w:p w14:paraId="669C41B7" w14:textId="635B11AD" w:rsidR="00B76A6E" w:rsidRDefault="00B76A6E">
      <w:pPr>
        <w:pStyle w:val="TableofFigures"/>
        <w:tabs>
          <w:tab w:val="right" w:leader="dot" w:pos="8772"/>
        </w:tabs>
        <w:rPr>
          <w:rFonts w:asciiTheme="minorHAnsi" w:eastAsiaTheme="minorEastAsia" w:hAnsiTheme="minorHAnsi" w:cstheme="minorBidi"/>
          <w:noProof/>
          <w:sz w:val="24"/>
          <w:lang w:eastAsia="ja-JP"/>
        </w:rPr>
      </w:pPr>
      <w:r>
        <w:rPr>
          <w:noProof/>
        </w:rPr>
        <w:t xml:space="preserve">Bảng 6 </w:t>
      </w:r>
      <w:r w:rsidR="004D113A">
        <w:rPr>
          <w:noProof/>
        </w:rPr>
        <w:t xml:space="preserve">  </w:t>
      </w:r>
      <w:r>
        <w:rPr>
          <w:noProof/>
        </w:rPr>
        <w:t>- Mô tả Quản lý sản phẩm</w:t>
      </w:r>
      <w:r>
        <w:rPr>
          <w:noProof/>
        </w:rPr>
        <w:tab/>
      </w:r>
      <w:r>
        <w:rPr>
          <w:noProof/>
        </w:rPr>
        <w:fldChar w:fldCharType="begin"/>
      </w:r>
      <w:r>
        <w:rPr>
          <w:noProof/>
        </w:rPr>
        <w:instrText xml:space="preserve"> PAGEREF _Toc293773466 \h </w:instrText>
      </w:r>
      <w:r>
        <w:rPr>
          <w:noProof/>
        </w:rPr>
      </w:r>
      <w:r>
        <w:rPr>
          <w:noProof/>
        </w:rPr>
        <w:fldChar w:fldCharType="separate"/>
      </w:r>
      <w:r>
        <w:rPr>
          <w:noProof/>
        </w:rPr>
        <w:t>31</w:t>
      </w:r>
      <w:r>
        <w:rPr>
          <w:noProof/>
        </w:rPr>
        <w:fldChar w:fldCharType="end"/>
      </w:r>
    </w:p>
    <w:p w14:paraId="13920304" w14:textId="4E0CFD37" w:rsidR="00B76A6E" w:rsidRDefault="00B76A6E">
      <w:pPr>
        <w:pStyle w:val="TableofFigures"/>
        <w:tabs>
          <w:tab w:val="right" w:leader="dot" w:pos="8772"/>
        </w:tabs>
        <w:rPr>
          <w:rFonts w:asciiTheme="minorHAnsi" w:eastAsiaTheme="minorEastAsia" w:hAnsiTheme="minorHAnsi" w:cstheme="minorBidi"/>
          <w:noProof/>
          <w:sz w:val="24"/>
          <w:lang w:eastAsia="ja-JP"/>
        </w:rPr>
      </w:pPr>
      <w:r>
        <w:rPr>
          <w:noProof/>
        </w:rPr>
        <w:t xml:space="preserve">Bảng 7 </w:t>
      </w:r>
      <w:r w:rsidR="004D113A">
        <w:rPr>
          <w:noProof/>
        </w:rPr>
        <w:t xml:space="preserve">  </w:t>
      </w:r>
      <w:r>
        <w:rPr>
          <w:noProof/>
        </w:rPr>
        <w:t>- Mô tả Tìm kiếm sản phẩm</w:t>
      </w:r>
      <w:r>
        <w:rPr>
          <w:noProof/>
        </w:rPr>
        <w:tab/>
      </w:r>
      <w:r>
        <w:rPr>
          <w:noProof/>
        </w:rPr>
        <w:fldChar w:fldCharType="begin"/>
      </w:r>
      <w:r>
        <w:rPr>
          <w:noProof/>
        </w:rPr>
        <w:instrText xml:space="preserve"> PAGEREF _Toc293773467 \h </w:instrText>
      </w:r>
      <w:r>
        <w:rPr>
          <w:noProof/>
        </w:rPr>
      </w:r>
      <w:r>
        <w:rPr>
          <w:noProof/>
        </w:rPr>
        <w:fldChar w:fldCharType="separate"/>
      </w:r>
      <w:r>
        <w:rPr>
          <w:noProof/>
        </w:rPr>
        <w:t>32</w:t>
      </w:r>
      <w:r>
        <w:rPr>
          <w:noProof/>
        </w:rPr>
        <w:fldChar w:fldCharType="end"/>
      </w:r>
    </w:p>
    <w:p w14:paraId="638A7BC1" w14:textId="77777777" w:rsidR="00B76A6E" w:rsidRDefault="00B76A6E">
      <w:pPr>
        <w:pStyle w:val="TableofFigures"/>
        <w:tabs>
          <w:tab w:val="right" w:leader="dot" w:pos="8772"/>
        </w:tabs>
        <w:rPr>
          <w:rFonts w:asciiTheme="minorHAnsi" w:eastAsiaTheme="minorEastAsia" w:hAnsiTheme="minorHAnsi" w:cstheme="minorBidi"/>
          <w:noProof/>
          <w:sz w:val="24"/>
          <w:lang w:eastAsia="ja-JP"/>
        </w:rPr>
      </w:pPr>
      <w:r>
        <w:rPr>
          <w:noProof/>
        </w:rPr>
        <w:t>Bảng 11 - Thông tin ảnh lưu trữ</w:t>
      </w:r>
      <w:r>
        <w:rPr>
          <w:noProof/>
        </w:rPr>
        <w:tab/>
      </w:r>
      <w:r>
        <w:rPr>
          <w:noProof/>
        </w:rPr>
        <w:fldChar w:fldCharType="begin"/>
      </w:r>
      <w:r>
        <w:rPr>
          <w:noProof/>
        </w:rPr>
        <w:instrText xml:space="preserve"> PAGEREF _Toc293773468 \h </w:instrText>
      </w:r>
      <w:r>
        <w:rPr>
          <w:noProof/>
        </w:rPr>
      </w:r>
      <w:r>
        <w:rPr>
          <w:noProof/>
        </w:rPr>
        <w:fldChar w:fldCharType="separate"/>
      </w:r>
      <w:r>
        <w:rPr>
          <w:noProof/>
        </w:rPr>
        <w:t>42</w:t>
      </w:r>
      <w:r>
        <w:rPr>
          <w:noProof/>
        </w:rPr>
        <w:fldChar w:fldCharType="end"/>
      </w:r>
    </w:p>
    <w:p w14:paraId="52BA8A02" w14:textId="77777777" w:rsidR="00B76A6E" w:rsidRDefault="00B76A6E">
      <w:pPr>
        <w:pStyle w:val="TableofFigures"/>
        <w:tabs>
          <w:tab w:val="right" w:leader="dot" w:pos="8772"/>
        </w:tabs>
        <w:rPr>
          <w:rFonts w:asciiTheme="minorHAnsi" w:eastAsiaTheme="minorEastAsia" w:hAnsiTheme="minorHAnsi" w:cstheme="minorBidi"/>
          <w:noProof/>
          <w:sz w:val="24"/>
          <w:lang w:eastAsia="ja-JP"/>
        </w:rPr>
      </w:pPr>
      <w:r w:rsidRPr="009A4C0D">
        <w:rPr>
          <w:noProof/>
          <w:lang w:val="vi-VN"/>
        </w:rPr>
        <w:t>Bảng 12 - Tin nhắn</w:t>
      </w:r>
      <w:r>
        <w:rPr>
          <w:noProof/>
        </w:rPr>
        <w:tab/>
      </w:r>
      <w:r>
        <w:rPr>
          <w:noProof/>
        </w:rPr>
        <w:fldChar w:fldCharType="begin"/>
      </w:r>
      <w:r>
        <w:rPr>
          <w:noProof/>
        </w:rPr>
        <w:instrText xml:space="preserve"> PAGEREF _Toc293773469 \h </w:instrText>
      </w:r>
      <w:r>
        <w:rPr>
          <w:noProof/>
        </w:rPr>
      </w:r>
      <w:r>
        <w:rPr>
          <w:noProof/>
        </w:rPr>
        <w:fldChar w:fldCharType="separate"/>
      </w:r>
      <w:r>
        <w:rPr>
          <w:noProof/>
        </w:rPr>
        <w:t>43</w:t>
      </w:r>
      <w:r>
        <w:rPr>
          <w:noProof/>
        </w:rPr>
        <w:fldChar w:fldCharType="end"/>
      </w:r>
    </w:p>
    <w:p w14:paraId="594D41F8" w14:textId="77777777" w:rsidR="00B76A6E" w:rsidRDefault="00B76A6E">
      <w:pPr>
        <w:pStyle w:val="TableofFigures"/>
        <w:tabs>
          <w:tab w:val="right" w:leader="dot" w:pos="8772"/>
        </w:tabs>
        <w:rPr>
          <w:rFonts w:asciiTheme="minorHAnsi" w:eastAsiaTheme="minorEastAsia" w:hAnsiTheme="minorHAnsi" w:cstheme="minorBidi"/>
          <w:noProof/>
          <w:sz w:val="24"/>
          <w:lang w:eastAsia="ja-JP"/>
        </w:rPr>
      </w:pPr>
      <w:r>
        <w:rPr>
          <w:noProof/>
        </w:rPr>
        <w:t>Bảng 13 - Kiểm thử giao diện</w:t>
      </w:r>
      <w:r>
        <w:rPr>
          <w:noProof/>
        </w:rPr>
        <w:tab/>
      </w:r>
      <w:r>
        <w:rPr>
          <w:noProof/>
        </w:rPr>
        <w:fldChar w:fldCharType="begin"/>
      </w:r>
      <w:r>
        <w:rPr>
          <w:noProof/>
        </w:rPr>
        <w:instrText xml:space="preserve"> PAGEREF _Toc293773470 \h </w:instrText>
      </w:r>
      <w:r>
        <w:rPr>
          <w:noProof/>
        </w:rPr>
      </w:r>
      <w:r>
        <w:rPr>
          <w:noProof/>
        </w:rPr>
        <w:fldChar w:fldCharType="separate"/>
      </w:r>
      <w:r>
        <w:rPr>
          <w:noProof/>
        </w:rPr>
        <w:t>51</w:t>
      </w:r>
      <w:r>
        <w:rPr>
          <w:noProof/>
        </w:rPr>
        <w:fldChar w:fldCharType="end"/>
      </w:r>
    </w:p>
    <w:p w14:paraId="03E8BFBB" w14:textId="77777777" w:rsidR="00B76A6E" w:rsidRDefault="00B76A6E">
      <w:pPr>
        <w:pStyle w:val="TableofFigures"/>
        <w:tabs>
          <w:tab w:val="right" w:leader="dot" w:pos="8772"/>
        </w:tabs>
        <w:rPr>
          <w:rFonts w:asciiTheme="minorHAnsi" w:eastAsiaTheme="minorEastAsia" w:hAnsiTheme="minorHAnsi" w:cstheme="minorBidi"/>
          <w:noProof/>
          <w:sz w:val="24"/>
          <w:lang w:eastAsia="ja-JP"/>
        </w:rPr>
      </w:pPr>
      <w:r>
        <w:rPr>
          <w:noProof/>
        </w:rPr>
        <w:t>Bảng 14 - Tình huống kiểm thử</w:t>
      </w:r>
      <w:r>
        <w:rPr>
          <w:noProof/>
        </w:rPr>
        <w:tab/>
      </w:r>
      <w:r>
        <w:rPr>
          <w:noProof/>
        </w:rPr>
        <w:fldChar w:fldCharType="begin"/>
      </w:r>
      <w:r>
        <w:rPr>
          <w:noProof/>
        </w:rPr>
        <w:instrText xml:space="preserve"> PAGEREF _Toc293773471 \h </w:instrText>
      </w:r>
      <w:r>
        <w:rPr>
          <w:noProof/>
        </w:rPr>
      </w:r>
      <w:r>
        <w:rPr>
          <w:noProof/>
        </w:rPr>
        <w:fldChar w:fldCharType="separate"/>
      </w:r>
      <w:r>
        <w:rPr>
          <w:noProof/>
        </w:rPr>
        <w:t>52</w:t>
      </w:r>
      <w:r>
        <w:rPr>
          <w:noProof/>
        </w:rPr>
        <w:fldChar w:fldCharType="end"/>
      </w:r>
    </w:p>
    <w:p w14:paraId="519F2F77" w14:textId="77777777" w:rsidR="00B76A6E" w:rsidRPr="00D26165" w:rsidRDefault="00B76A6E" w:rsidP="00B76A6E">
      <w:pPr>
        <w:spacing w:line="288" w:lineRule="auto"/>
        <w:rPr>
          <w:b/>
          <w:bCs/>
          <w:szCs w:val="26"/>
        </w:rPr>
      </w:pPr>
      <w:r>
        <w:rPr>
          <w:b/>
          <w:szCs w:val="26"/>
        </w:rPr>
        <w:fldChar w:fldCharType="end"/>
      </w:r>
    </w:p>
    <w:p w14:paraId="51E8810C" w14:textId="6AFC893D" w:rsidR="00390658" w:rsidRDefault="00390658" w:rsidP="00F61250">
      <w:pPr>
        <w:spacing w:line="288" w:lineRule="auto"/>
        <w:rPr>
          <w:szCs w:val="26"/>
        </w:rPr>
      </w:pPr>
      <w:r>
        <w:rPr>
          <w:szCs w:val="26"/>
        </w:rPr>
        <w:br w:type="page"/>
      </w:r>
    </w:p>
    <w:p w14:paraId="7529D6B4" w14:textId="77777777" w:rsidR="00D26165" w:rsidRDefault="00D26165" w:rsidP="00F61250">
      <w:pPr>
        <w:spacing w:line="288" w:lineRule="auto"/>
        <w:rPr>
          <w:szCs w:val="26"/>
        </w:rPr>
      </w:pPr>
    </w:p>
    <w:p w14:paraId="4339AC35" w14:textId="77777777" w:rsidR="00F163E7" w:rsidRPr="00A7425F" w:rsidRDefault="00F163E7" w:rsidP="00F61250">
      <w:pPr>
        <w:spacing w:line="288" w:lineRule="auto"/>
        <w:rPr>
          <w:szCs w:val="26"/>
        </w:rPr>
      </w:pPr>
    </w:p>
    <w:p w14:paraId="184717C7" w14:textId="77777777" w:rsidR="00DA71A4" w:rsidRPr="0074197F" w:rsidRDefault="00DA71A4" w:rsidP="00DA71A4">
      <w:pPr>
        <w:pStyle w:val="Heading1"/>
        <w:spacing w:after="360" w:line="288" w:lineRule="auto"/>
      </w:pPr>
      <w:bookmarkStart w:id="35" w:name="_Toc262138424"/>
      <w:bookmarkStart w:id="36" w:name="_Toc388288919"/>
      <w:bookmarkStart w:id="37" w:name="_Toc262198017"/>
      <w:bookmarkStart w:id="38" w:name="_Toc263056536"/>
      <w:bookmarkStart w:id="39" w:name="_Toc293784692"/>
      <w:bookmarkStart w:id="40" w:name="_Toc293785711"/>
      <w:r w:rsidRPr="0074197F">
        <w:t>DANH MỤC CÁC THUẬT NGỮ VÀ TỪ VIẾT TẮT</w:t>
      </w:r>
      <w:bookmarkEnd w:id="35"/>
      <w:bookmarkEnd w:id="36"/>
      <w:bookmarkEnd w:id="37"/>
      <w:bookmarkEnd w:id="38"/>
      <w:bookmarkEnd w:id="39"/>
      <w:bookmarkEnd w:id="40"/>
    </w:p>
    <w:p w14:paraId="7EA5304D" w14:textId="77777777" w:rsidR="0044076F" w:rsidRPr="00A7425F" w:rsidRDefault="0044076F" w:rsidP="00F61250">
      <w:pPr>
        <w:spacing w:line="288" w:lineRule="auto"/>
        <w:rPr>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4"/>
        <w:gridCol w:w="6764"/>
      </w:tblGrid>
      <w:tr w:rsidR="0044076F" w:rsidRPr="00A7425F" w14:paraId="4F20BF44" w14:textId="77777777" w:rsidTr="00C11C05">
        <w:tc>
          <w:tcPr>
            <w:tcW w:w="2234" w:type="dxa"/>
          </w:tcPr>
          <w:p w14:paraId="223B0245" w14:textId="77777777" w:rsidR="0044076F" w:rsidRPr="00A7425F" w:rsidRDefault="0044076F" w:rsidP="00F61250">
            <w:pPr>
              <w:spacing w:line="288" w:lineRule="auto"/>
              <w:rPr>
                <w:b/>
                <w:szCs w:val="26"/>
              </w:rPr>
            </w:pPr>
            <w:r w:rsidRPr="00A7425F">
              <w:rPr>
                <w:b/>
                <w:szCs w:val="26"/>
              </w:rPr>
              <w:t>Thuật ngữ</w:t>
            </w:r>
          </w:p>
        </w:tc>
        <w:tc>
          <w:tcPr>
            <w:tcW w:w="6764" w:type="dxa"/>
          </w:tcPr>
          <w:p w14:paraId="4CD2D420" w14:textId="77777777" w:rsidR="0044076F" w:rsidRPr="00A7425F" w:rsidRDefault="0044076F" w:rsidP="00F61250">
            <w:pPr>
              <w:spacing w:line="288" w:lineRule="auto"/>
              <w:rPr>
                <w:b/>
                <w:szCs w:val="26"/>
              </w:rPr>
            </w:pPr>
            <w:r w:rsidRPr="00A7425F">
              <w:rPr>
                <w:b/>
                <w:szCs w:val="26"/>
              </w:rPr>
              <w:t>Ý nghĩa</w:t>
            </w:r>
          </w:p>
        </w:tc>
      </w:tr>
      <w:tr w:rsidR="0044076F" w:rsidRPr="00A7425F" w14:paraId="371DB1E4" w14:textId="77777777" w:rsidTr="00C11C05">
        <w:tc>
          <w:tcPr>
            <w:tcW w:w="2234" w:type="dxa"/>
          </w:tcPr>
          <w:p w14:paraId="36568645" w14:textId="630DF58D" w:rsidR="0044076F" w:rsidRPr="00A7425F" w:rsidRDefault="00B63E91" w:rsidP="00B63E91">
            <w:pPr>
              <w:spacing w:line="288" w:lineRule="auto"/>
              <w:rPr>
                <w:szCs w:val="26"/>
              </w:rPr>
            </w:pPr>
            <w:r w:rsidRPr="00A7425F">
              <w:rPr>
                <w:szCs w:val="26"/>
              </w:rPr>
              <w:t>GWT</w:t>
            </w:r>
          </w:p>
        </w:tc>
        <w:tc>
          <w:tcPr>
            <w:tcW w:w="6764" w:type="dxa"/>
          </w:tcPr>
          <w:p w14:paraId="4D2C49F2" w14:textId="28550FE8" w:rsidR="0044076F" w:rsidRPr="00A7425F" w:rsidRDefault="0044076F" w:rsidP="00F61250">
            <w:pPr>
              <w:spacing w:line="288" w:lineRule="auto"/>
              <w:rPr>
                <w:szCs w:val="26"/>
                <w:lang w:val="vi-VN"/>
              </w:rPr>
            </w:pPr>
            <w:r w:rsidRPr="00A7425F">
              <w:rPr>
                <w:szCs w:val="26"/>
                <w:lang w:val="vi-VN"/>
              </w:rPr>
              <w:t xml:space="preserve"> </w:t>
            </w:r>
            <w:r w:rsidR="00B63E91" w:rsidRPr="00A7425F">
              <w:rPr>
                <w:szCs w:val="26"/>
                <w:lang w:val="vi-VN"/>
              </w:rPr>
              <w:t>Google Web Tollkit</w:t>
            </w:r>
          </w:p>
        </w:tc>
      </w:tr>
      <w:tr w:rsidR="0044076F" w:rsidRPr="00A7425F" w14:paraId="5C327A54" w14:textId="77777777" w:rsidTr="00C11C05">
        <w:tc>
          <w:tcPr>
            <w:tcW w:w="2234" w:type="dxa"/>
          </w:tcPr>
          <w:p w14:paraId="093E3DAA" w14:textId="62500AC0" w:rsidR="0044076F" w:rsidRPr="00A7425F" w:rsidRDefault="00B63E91" w:rsidP="00F61250">
            <w:pPr>
              <w:spacing w:line="288" w:lineRule="auto"/>
              <w:rPr>
                <w:szCs w:val="26"/>
              </w:rPr>
            </w:pPr>
            <w:r w:rsidRPr="00A7425F">
              <w:rPr>
                <w:szCs w:val="26"/>
              </w:rPr>
              <w:t>GAE</w:t>
            </w:r>
          </w:p>
        </w:tc>
        <w:tc>
          <w:tcPr>
            <w:tcW w:w="6764" w:type="dxa"/>
          </w:tcPr>
          <w:p w14:paraId="33D06153" w14:textId="028E3FA5" w:rsidR="0044076F" w:rsidRPr="00A7425F" w:rsidRDefault="00B63E91" w:rsidP="00F61250">
            <w:pPr>
              <w:spacing w:line="288" w:lineRule="auto"/>
              <w:rPr>
                <w:szCs w:val="26"/>
              </w:rPr>
            </w:pPr>
            <w:r w:rsidRPr="00A7425F">
              <w:rPr>
                <w:szCs w:val="26"/>
              </w:rPr>
              <w:t xml:space="preserve"> Google App Engine</w:t>
            </w:r>
          </w:p>
        </w:tc>
      </w:tr>
      <w:tr w:rsidR="0044076F" w:rsidRPr="00A7425F" w14:paraId="1A995C4C" w14:textId="77777777" w:rsidTr="00C11C05">
        <w:tc>
          <w:tcPr>
            <w:tcW w:w="2234" w:type="dxa"/>
          </w:tcPr>
          <w:p w14:paraId="178BC5CE" w14:textId="1331C5B4" w:rsidR="0044076F" w:rsidRPr="00A7425F" w:rsidRDefault="0026509E" w:rsidP="00F61250">
            <w:pPr>
              <w:spacing w:line="288" w:lineRule="auto"/>
              <w:rPr>
                <w:szCs w:val="26"/>
              </w:rPr>
            </w:pPr>
            <w:r w:rsidRPr="00A7425F">
              <w:rPr>
                <w:szCs w:val="26"/>
              </w:rPr>
              <w:t>PaaS</w:t>
            </w:r>
          </w:p>
        </w:tc>
        <w:tc>
          <w:tcPr>
            <w:tcW w:w="6764" w:type="dxa"/>
          </w:tcPr>
          <w:p w14:paraId="683028C8" w14:textId="52686343" w:rsidR="0044076F" w:rsidRPr="00A7425F" w:rsidRDefault="00DB7703" w:rsidP="00F61250">
            <w:pPr>
              <w:spacing w:line="288" w:lineRule="auto"/>
              <w:rPr>
                <w:szCs w:val="26"/>
              </w:rPr>
            </w:pPr>
            <w:r w:rsidRPr="00A7425F">
              <w:rPr>
                <w:szCs w:val="26"/>
              </w:rPr>
              <w:t>Platform as a Service</w:t>
            </w:r>
          </w:p>
        </w:tc>
      </w:tr>
      <w:tr w:rsidR="00151D2D" w:rsidRPr="00A7425F" w14:paraId="03B3BCF3" w14:textId="77777777" w:rsidTr="00C11C05">
        <w:tc>
          <w:tcPr>
            <w:tcW w:w="2234" w:type="dxa"/>
          </w:tcPr>
          <w:p w14:paraId="087688B5" w14:textId="61AD623F" w:rsidR="00151D2D" w:rsidRPr="00A7425F" w:rsidRDefault="006953BC" w:rsidP="00F61250">
            <w:pPr>
              <w:spacing w:line="288" w:lineRule="auto"/>
              <w:rPr>
                <w:szCs w:val="26"/>
              </w:rPr>
            </w:pPr>
            <w:r w:rsidRPr="00A7425F">
              <w:rPr>
                <w:szCs w:val="26"/>
              </w:rPr>
              <w:t>GUI</w:t>
            </w:r>
          </w:p>
        </w:tc>
        <w:tc>
          <w:tcPr>
            <w:tcW w:w="6764" w:type="dxa"/>
          </w:tcPr>
          <w:p w14:paraId="46674AF7" w14:textId="171E158F" w:rsidR="00151D2D" w:rsidRPr="00A7425F" w:rsidRDefault="00AD18E6" w:rsidP="00F61250">
            <w:pPr>
              <w:spacing w:line="288" w:lineRule="auto"/>
              <w:rPr>
                <w:szCs w:val="26"/>
              </w:rPr>
            </w:pPr>
            <w:r w:rsidRPr="00A7425F">
              <w:rPr>
                <w:szCs w:val="26"/>
              </w:rPr>
              <w:t>Graphical  user interface</w:t>
            </w:r>
          </w:p>
        </w:tc>
      </w:tr>
      <w:tr w:rsidR="00C11C05" w:rsidRPr="00A7425F" w14:paraId="460E8518" w14:textId="77777777" w:rsidTr="00C11C0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34" w:type="dxa"/>
            <w:tcBorders>
              <w:top w:val="single" w:sz="4" w:space="0" w:color="auto"/>
              <w:left w:val="single" w:sz="4" w:space="0" w:color="auto"/>
              <w:bottom w:val="single" w:sz="4" w:space="0" w:color="auto"/>
              <w:right w:val="single" w:sz="4" w:space="0" w:color="auto"/>
            </w:tcBorders>
          </w:tcPr>
          <w:p w14:paraId="5930C21D" w14:textId="77777777" w:rsidR="00C11C05" w:rsidRPr="00A7425F" w:rsidRDefault="00C11C05" w:rsidP="00C11C05">
            <w:pPr>
              <w:spacing w:line="288" w:lineRule="auto"/>
              <w:rPr>
                <w:szCs w:val="26"/>
              </w:rPr>
            </w:pPr>
            <w:r w:rsidRPr="00A7425F">
              <w:rPr>
                <w:szCs w:val="26"/>
              </w:rPr>
              <w:t>DOM</w:t>
            </w:r>
          </w:p>
        </w:tc>
        <w:tc>
          <w:tcPr>
            <w:tcW w:w="6764" w:type="dxa"/>
            <w:tcBorders>
              <w:top w:val="single" w:sz="4" w:space="0" w:color="auto"/>
              <w:left w:val="single" w:sz="4" w:space="0" w:color="auto"/>
              <w:bottom w:val="single" w:sz="4" w:space="0" w:color="auto"/>
              <w:right w:val="single" w:sz="4" w:space="0" w:color="auto"/>
            </w:tcBorders>
          </w:tcPr>
          <w:p w14:paraId="3E93C58D" w14:textId="77777777" w:rsidR="00C11C05" w:rsidRPr="00A7425F" w:rsidRDefault="00C11C05" w:rsidP="00C11C05">
            <w:pPr>
              <w:spacing w:line="288" w:lineRule="auto"/>
              <w:rPr>
                <w:szCs w:val="26"/>
              </w:rPr>
            </w:pPr>
            <w:r w:rsidRPr="00A7425F">
              <w:rPr>
                <w:szCs w:val="26"/>
              </w:rPr>
              <w:t>Document Object Model</w:t>
            </w:r>
          </w:p>
        </w:tc>
      </w:tr>
      <w:tr w:rsidR="00702474" w:rsidRPr="00A7425F" w14:paraId="218BA048" w14:textId="77777777" w:rsidTr="0070247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34" w:type="dxa"/>
            <w:tcBorders>
              <w:top w:val="single" w:sz="4" w:space="0" w:color="auto"/>
              <w:left w:val="single" w:sz="4" w:space="0" w:color="auto"/>
              <w:bottom w:val="single" w:sz="4" w:space="0" w:color="auto"/>
              <w:right w:val="single" w:sz="4" w:space="0" w:color="auto"/>
            </w:tcBorders>
          </w:tcPr>
          <w:p w14:paraId="53B4F813" w14:textId="77777777" w:rsidR="00702474" w:rsidRPr="00A7425F" w:rsidRDefault="00702474" w:rsidP="00702474">
            <w:pPr>
              <w:spacing w:line="288" w:lineRule="auto"/>
              <w:rPr>
                <w:szCs w:val="26"/>
              </w:rPr>
            </w:pPr>
            <w:r w:rsidRPr="00A7425F">
              <w:rPr>
                <w:szCs w:val="26"/>
              </w:rPr>
              <w:t>RPC</w:t>
            </w:r>
          </w:p>
        </w:tc>
        <w:tc>
          <w:tcPr>
            <w:tcW w:w="6764" w:type="dxa"/>
            <w:tcBorders>
              <w:top w:val="single" w:sz="4" w:space="0" w:color="auto"/>
              <w:left w:val="single" w:sz="4" w:space="0" w:color="auto"/>
              <w:bottom w:val="single" w:sz="4" w:space="0" w:color="auto"/>
              <w:right w:val="single" w:sz="4" w:space="0" w:color="auto"/>
            </w:tcBorders>
          </w:tcPr>
          <w:p w14:paraId="609DD1EF" w14:textId="77777777" w:rsidR="00702474" w:rsidRPr="00A7425F" w:rsidRDefault="00702474" w:rsidP="00702474">
            <w:pPr>
              <w:spacing w:line="288" w:lineRule="auto"/>
              <w:rPr>
                <w:szCs w:val="26"/>
              </w:rPr>
            </w:pPr>
            <w:r w:rsidRPr="00A7425F">
              <w:rPr>
                <w:szCs w:val="26"/>
              </w:rPr>
              <w:t>Remote procedure call</w:t>
            </w:r>
          </w:p>
        </w:tc>
      </w:tr>
      <w:tr w:rsidR="00702474" w:rsidRPr="00A7425F" w14:paraId="00CA093E" w14:textId="77777777" w:rsidTr="0070247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34" w:type="dxa"/>
            <w:tcBorders>
              <w:top w:val="single" w:sz="4" w:space="0" w:color="auto"/>
              <w:left w:val="single" w:sz="4" w:space="0" w:color="auto"/>
              <w:bottom w:val="single" w:sz="4" w:space="0" w:color="auto"/>
              <w:right w:val="single" w:sz="4" w:space="0" w:color="auto"/>
            </w:tcBorders>
          </w:tcPr>
          <w:p w14:paraId="0490B790" w14:textId="77777777" w:rsidR="00702474" w:rsidRPr="00A7425F" w:rsidRDefault="00702474" w:rsidP="00702474">
            <w:pPr>
              <w:spacing w:line="288" w:lineRule="auto"/>
              <w:rPr>
                <w:szCs w:val="26"/>
              </w:rPr>
            </w:pPr>
            <w:r w:rsidRPr="00A7425F">
              <w:rPr>
                <w:szCs w:val="26"/>
              </w:rPr>
              <w:t>API</w:t>
            </w:r>
          </w:p>
        </w:tc>
        <w:tc>
          <w:tcPr>
            <w:tcW w:w="6764" w:type="dxa"/>
            <w:tcBorders>
              <w:top w:val="single" w:sz="4" w:space="0" w:color="auto"/>
              <w:left w:val="single" w:sz="4" w:space="0" w:color="auto"/>
              <w:bottom w:val="single" w:sz="4" w:space="0" w:color="auto"/>
              <w:right w:val="single" w:sz="4" w:space="0" w:color="auto"/>
            </w:tcBorders>
          </w:tcPr>
          <w:p w14:paraId="3EDEB4C7" w14:textId="77777777" w:rsidR="00702474" w:rsidRPr="00A7425F" w:rsidRDefault="00702474" w:rsidP="00702474">
            <w:pPr>
              <w:spacing w:line="288" w:lineRule="auto"/>
              <w:rPr>
                <w:szCs w:val="26"/>
              </w:rPr>
            </w:pPr>
            <w:r w:rsidRPr="00A7425F">
              <w:rPr>
                <w:szCs w:val="26"/>
              </w:rPr>
              <w:t>Application programming interface</w:t>
            </w:r>
          </w:p>
        </w:tc>
      </w:tr>
      <w:tr w:rsidR="00B87DB2" w:rsidRPr="00A7425F" w14:paraId="2231FA6A" w14:textId="77777777" w:rsidTr="006B310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82"/>
        </w:trPr>
        <w:tc>
          <w:tcPr>
            <w:tcW w:w="2234" w:type="dxa"/>
            <w:tcBorders>
              <w:top w:val="single" w:sz="4" w:space="0" w:color="auto"/>
              <w:left w:val="single" w:sz="4" w:space="0" w:color="auto"/>
              <w:bottom w:val="single" w:sz="4" w:space="0" w:color="auto"/>
              <w:right w:val="single" w:sz="4" w:space="0" w:color="auto"/>
            </w:tcBorders>
          </w:tcPr>
          <w:p w14:paraId="260B406A" w14:textId="0563E234" w:rsidR="00B87DB2" w:rsidRPr="00A7425F" w:rsidRDefault="006C472D" w:rsidP="006C472D">
            <w:pPr>
              <w:spacing w:line="288" w:lineRule="auto"/>
              <w:rPr>
                <w:szCs w:val="26"/>
              </w:rPr>
            </w:pPr>
            <w:bookmarkStart w:id="41" w:name="_Toc388113253"/>
            <w:r w:rsidRPr="00A7425F">
              <w:rPr>
                <w:szCs w:val="26"/>
              </w:rPr>
              <w:t>NCC</w:t>
            </w:r>
          </w:p>
        </w:tc>
        <w:tc>
          <w:tcPr>
            <w:tcW w:w="6764" w:type="dxa"/>
            <w:tcBorders>
              <w:top w:val="single" w:sz="4" w:space="0" w:color="auto"/>
              <w:left w:val="single" w:sz="4" w:space="0" w:color="auto"/>
              <w:bottom w:val="single" w:sz="4" w:space="0" w:color="auto"/>
              <w:right w:val="single" w:sz="4" w:space="0" w:color="auto"/>
            </w:tcBorders>
          </w:tcPr>
          <w:p w14:paraId="18B2E619" w14:textId="31D68C50" w:rsidR="00B87DB2" w:rsidRPr="00A7425F" w:rsidRDefault="006C472D" w:rsidP="00B87DB2">
            <w:pPr>
              <w:spacing w:line="288" w:lineRule="auto"/>
              <w:rPr>
                <w:szCs w:val="26"/>
              </w:rPr>
            </w:pPr>
            <w:r w:rsidRPr="00A7425F">
              <w:rPr>
                <w:szCs w:val="26"/>
              </w:rPr>
              <w:t>Nhà cung cấp</w:t>
            </w:r>
          </w:p>
        </w:tc>
      </w:tr>
      <w:tr w:rsidR="0021693B" w:rsidRPr="00A7425F" w14:paraId="6D129D4B" w14:textId="77777777" w:rsidTr="0021693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82"/>
        </w:trPr>
        <w:tc>
          <w:tcPr>
            <w:tcW w:w="2234" w:type="dxa"/>
            <w:tcBorders>
              <w:top w:val="single" w:sz="4" w:space="0" w:color="auto"/>
              <w:left w:val="single" w:sz="4" w:space="0" w:color="auto"/>
              <w:bottom w:val="single" w:sz="4" w:space="0" w:color="auto"/>
              <w:right w:val="single" w:sz="4" w:space="0" w:color="auto"/>
            </w:tcBorders>
          </w:tcPr>
          <w:p w14:paraId="0AF0B5A8" w14:textId="1115F4CD" w:rsidR="0021693B" w:rsidRPr="00A7425F" w:rsidRDefault="0021693B" w:rsidP="00A7268F">
            <w:pPr>
              <w:spacing w:line="288" w:lineRule="auto"/>
              <w:rPr>
                <w:szCs w:val="26"/>
              </w:rPr>
            </w:pPr>
            <w:r w:rsidRPr="00A7425F">
              <w:rPr>
                <w:szCs w:val="26"/>
              </w:rPr>
              <w:t>SP</w:t>
            </w:r>
          </w:p>
        </w:tc>
        <w:tc>
          <w:tcPr>
            <w:tcW w:w="6764" w:type="dxa"/>
            <w:tcBorders>
              <w:top w:val="single" w:sz="4" w:space="0" w:color="auto"/>
              <w:left w:val="single" w:sz="4" w:space="0" w:color="auto"/>
              <w:bottom w:val="single" w:sz="4" w:space="0" w:color="auto"/>
              <w:right w:val="single" w:sz="4" w:space="0" w:color="auto"/>
            </w:tcBorders>
          </w:tcPr>
          <w:p w14:paraId="4F759644" w14:textId="173A94E8" w:rsidR="0021693B" w:rsidRPr="00A7425F" w:rsidRDefault="0021693B" w:rsidP="00A7268F">
            <w:pPr>
              <w:spacing w:line="288" w:lineRule="auto"/>
              <w:rPr>
                <w:szCs w:val="26"/>
              </w:rPr>
            </w:pPr>
            <w:r w:rsidRPr="00A7425F">
              <w:rPr>
                <w:szCs w:val="26"/>
              </w:rPr>
              <w:t>Sản phẩm</w:t>
            </w:r>
          </w:p>
        </w:tc>
      </w:tr>
    </w:tbl>
    <w:p w14:paraId="26B24656" w14:textId="77777777" w:rsidR="00477EF7" w:rsidRPr="00A7425F" w:rsidRDefault="00477EF7" w:rsidP="00F61250">
      <w:pPr>
        <w:spacing w:line="288" w:lineRule="auto"/>
        <w:rPr>
          <w:szCs w:val="26"/>
        </w:rPr>
      </w:pPr>
    </w:p>
    <w:p w14:paraId="6900AF8A" w14:textId="77777777" w:rsidR="0021693B" w:rsidRPr="00A7425F" w:rsidRDefault="0021693B" w:rsidP="00F61250">
      <w:pPr>
        <w:spacing w:line="288" w:lineRule="auto"/>
        <w:rPr>
          <w:szCs w:val="26"/>
        </w:rPr>
      </w:pPr>
    </w:p>
    <w:p w14:paraId="490E19BA" w14:textId="77777777" w:rsidR="0021693B" w:rsidRPr="00A7425F" w:rsidRDefault="0021693B" w:rsidP="00F61250">
      <w:pPr>
        <w:spacing w:line="288" w:lineRule="auto"/>
        <w:rPr>
          <w:szCs w:val="26"/>
        </w:rPr>
      </w:pPr>
    </w:p>
    <w:p w14:paraId="3CFDC1D2" w14:textId="77777777" w:rsidR="0021693B" w:rsidRPr="00A7425F" w:rsidRDefault="0021693B" w:rsidP="00F61250">
      <w:pPr>
        <w:spacing w:line="288" w:lineRule="auto"/>
        <w:rPr>
          <w:szCs w:val="26"/>
        </w:rPr>
      </w:pPr>
    </w:p>
    <w:p w14:paraId="6E01798A" w14:textId="77777777" w:rsidR="0021693B" w:rsidRPr="00A7425F" w:rsidRDefault="0021693B" w:rsidP="00F61250">
      <w:pPr>
        <w:spacing w:line="288" w:lineRule="auto"/>
        <w:rPr>
          <w:szCs w:val="26"/>
        </w:rPr>
      </w:pPr>
    </w:p>
    <w:p w14:paraId="49A0A4AF" w14:textId="77777777" w:rsidR="0021693B" w:rsidRPr="00A7425F" w:rsidRDefault="0021693B" w:rsidP="00F61250">
      <w:pPr>
        <w:spacing w:line="288" w:lineRule="auto"/>
        <w:rPr>
          <w:szCs w:val="26"/>
        </w:rPr>
      </w:pPr>
    </w:p>
    <w:p w14:paraId="32DAA9AA" w14:textId="77777777" w:rsidR="0021693B" w:rsidRPr="00A7425F" w:rsidRDefault="0021693B" w:rsidP="00F61250">
      <w:pPr>
        <w:spacing w:line="288" w:lineRule="auto"/>
        <w:rPr>
          <w:szCs w:val="26"/>
        </w:rPr>
      </w:pPr>
    </w:p>
    <w:p w14:paraId="09AB9B4E" w14:textId="77777777" w:rsidR="0021693B" w:rsidRPr="00A7425F" w:rsidRDefault="0021693B" w:rsidP="00F61250">
      <w:pPr>
        <w:spacing w:line="288" w:lineRule="auto"/>
        <w:rPr>
          <w:szCs w:val="26"/>
        </w:rPr>
      </w:pPr>
    </w:p>
    <w:p w14:paraId="1771A9D3" w14:textId="77777777" w:rsidR="0021693B" w:rsidRPr="00A7425F" w:rsidRDefault="0021693B" w:rsidP="00F61250">
      <w:pPr>
        <w:spacing w:line="288" w:lineRule="auto"/>
        <w:rPr>
          <w:szCs w:val="26"/>
        </w:rPr>
      </w:pPr>
    </w:p>
    <w:p w14:paraId="7E8CB6C0" w14:textId="77777777" w:rsidR="0021693B" w:rsidRPr="00A7425F" w:rsidRDefault="0021693B" w:rsidP="00F61250">
      <w:pPr>
        <w:spacing w:line="288" w:lineRule="auto"/>
        <w:rPr>
          <w:szCs w:val="26"/>
        </w:rPr>
      </w:pPr>
    </w:p>
    <w:p w14:paraId="774BDF4E" w14:textId="77777777" w:rsidR="0021693B" w:rsidRPr="00A7425F" w:rsidRDefault="0021693B" w:rsidP="00F61250">
      <w:pPr>
        <w:spacing w:line="288" w:lineRule="auto"/>
        <w:rPr>
          <w:szCs w:val="26"/>
        </w:rPr>
      </w:pPr>
    </w:p>
    <w:p w14:paraId="34C2A168" w14:textId="77777777" w:rsidR="0021693B" w:rsidRPr="00A7425F" w:rsidRDefault="0021693B" w:rsidP="00F61250">
      <w:pPr>
        <w:spacing w:line="288" w:lineRule="auto"/>
        <w:rPr>
          <w:szCs w:val="26"/>
        </w:rPr>
      </w:pPr>
    </w:p>
    <w:p w14:paraId="29B6E62E" w14:textId="77777777" w:rsidR="0021693B" w:rsidRPr="00A7425F" w:rsidRDefault="0021693B" w:rsidP="00F61250">
      <w:pPr>
        <w:spacing w:line="288" w:lineRule="auto"/>
        <w:rPr>
          <w:szCs w:val="26"/>
        </w:rPr>
      </w:pPr>
    </w:p>
    <w:p w14:paraId="68A92C8E" w14:textId="77777777" w:rsidR="0021693B" w:rsidRPr="00A7425F" w:rsidRDefault="0021693B" w:rsidP="00F61250">
      <w:pPr>
        <w:spacing w:line="288" w:lineRule="auto"/>
        <w:rPr>
          <w:szCs w:val="26"/>
        </w:rPr>
      </w:pPr>
    </w:p>
    <w:p w14:paraId="3D1F261E" w14:textId="77777777" w:rsidR="0021693B" w:rsidRPr="00A7425F" w:rsidRDefault="0021693B" w:rsidP="00F61250">
      <w:pPr>
        <w:spacing w:line="288" w:lineRule="auto"/>
        <w:rPr>
          <w:szCs w:val="26"/>
        </w:rPr>
      </w:pPr>
    </w:p>
    <w:p w14:paraId="6F062144" w14:textId="77777777" w:rsidR="0021693B" w:rsidRPr="00A7425F" w:rsidRDefault="0021693B" w:rsidP="00F61250">
      <w:pPr>
        <w:spacing w:line="288" w:lineRule="auto"/>
        <w:rPr>
          <w:szCs w:val="26"/>
        </w:rPr>
      </w:pPr>
    </w:p>
    <w:p w14:paraId="59371BC6" w14:textId="77777777" w:rsidR="0021693B" w:rsidRPr="00A7425F" w:rsidRDefault="0021693B" w:rsidP="00F61250">
      <w:pPr>
        <w:spacing w:line="288" w:lineRule="auto"/>
        <w:rPr>
          <w:szCs w:val="26"/>
        </w:rPr>
      </w:pPr>
    </w:p>
    <w:p w14:paraId="32314E53" w14:textId="77777777" w:rsidR="0021693B" w:rsidRPr="00A7425F" w:rsidRDefault="0021693B" w:rsidP="00F61250">
      <w:pPr>
        <w:spacing w:line="288" w:lineRule="auto"/>
        <w:rPr>
          <w:szCs w:val="26"/>
        </w:rPr>
      </w:pPr>
    </w:p>
    <w:p w14:paraId="2896A65D" w14:textId="77777777" w:rsidR="0021693B" w:rsidRPr="00A7425F" w:rsidRDefault="0021693B" w:rsidP="00F61250">
      <w:pPr>
        <w:spacing w:line="288" w:lineRule="auto"/>
        <w:rPr>
          <w:szCs w:val="26"/>
        </w:rPr>
      </w:pPr>
    </w:p>
    <w:p w14:paraId="3678F9F4" w14:textId="77777777" w:rsidR="0021693B" w:rsidRPr="00A7425F" w:rsidRDefault="0021693B" w:rsidP="00F61250">
      <w:pPr>
        <w:spacing w:line="288" w:lineRule="auto"/>
        <w:rPr>
          <w:szCs w:val="26"/>
        </w:rPr>
      </w:pPr>
    </w:p>
    <w:p w14:paraId="5A19DA02" w14:textId="77777777" w:rsidR="0021693B" w:rsidRPr="00A7425F" w:rsidRDefault="0021693B" w:rsidP="00F61250">
      <w:pPr>
        <w:spacing w:line="288" w:lineRule="auto"/>
        <w:rPr>
          <w:szCs w:val="26"/>
        </w:rPr>
      </w:pPr>
    </w:p>
    <w:p w14:paraId="2CCD6CCC" w14:textId="77777777" w:rsidR="0021693B" w:rsidRPr="00A7425F" w:rsidRDefault="0021693B" w:rsidP="00F61250">
      <w:pPr>
        <w:spacing w:line="288" w:lineRule="auto"/>
        <w:rPr>
          <w:szCs w:val="26"/>
        </w:rPr>
      </w:pPr>
    </w:p>
    <w:p w14:paraId="5FD3A16E" w14:textId="77777777" w:rsidR="0021693B" w:rsidRPr="00A7425F" w:rsidRDefault="0021693B" w:rsidP="00F61250">
      <w:pPr>
        <w:spacing w:line="288" w:lineRule="auto"/>
        <w:rPr>
          <w:szCs w:val="26"/>
        </w:rPr>
      </w:pPr>
    </w:p>
    <w:p w14:paraId="54E4D233" w14:textId="77777777" w:rsidR="0021693B" w:rsidRPr="00A7425F" w:rsidRDefault="0021693B" w:rsidP="00F61250">
      <w:pPr>
        <w:spacing w:line="288" w:lineRule="auto"/>
        <w:rPr>
          <w:szCs w:val="26"/>
        </w:rPr>
      </w:pPr>
    </w:p>
    <w:p w14:paraId="2041125B" w14:textId="0C4FFADD" w:rsidR="00415CDD" w:rsidRPr="00AE2018" w:rsidRDefault="00B649C3" w:rsidP="00EE7B6B">
      <w:pPr>
        <w:pStyle w:val="Heading1"/>
        <w:spacing w:line="288" w:lineRule="auto"/>
        <w:rPr>
          <w:b w:val="0"/>
          <w:bCs w:val="0"/>
        </w:rPr>
      </w:pPr>
      <w:bookmarkStart w:id="42" w:name="_Toc262138425"/>
      <w:bookmarkStart w:id="43" w:name="_Toc388288920"/>
      <w:bookmarkStart w:id="44" w:name="_Toc262198018"/>
      <w:bookmarkStart w:id="45" w:name="_Toc263056537"/>
      <w:bookmarkStart w:id="46" w:name="_Toc293773498"/>
      <w:bookmarkStart w:id="47" w:name="_Toc293784693"/>
      <w:bookmarkStart w:id="48" w:name="_Toc293785712"/>
      <w:r w:rsidRPr="00AE2018">
        <w:lastRenderedPageBreak/>
        <w:t>CHƯƠNG 1</w:t>
      </w:r>
      <w:r w:rsidR="00DC4B5F" w:rsidRPr="00AE2018">
        <w:t xml:space="preserve"> -</w:t>
      </w:r>
      <w:r w:rsidR="00D74A57" w:rsidRPr="00AE2018">
        <w:t xml:space="preserve"> ĐẶT VẤN ĐỀ</w:t>
      </w:r>
      <w:bookmarkEnd w:id="41"/>
      <w:r w:rsidR="00C943C4" w:rsidRPr="00AE2018">
        <w:t xml:space="preserve"> VÀ ĐINH HƯỚNG GIẢI PHÁP</w:t>
      </w:r>
      <w:bookmarkEnd w:id="42"/>
      <w:bookmarkEnd w:id="43"/>
      <w:bookmarkEnd w:id="44"/>
      <w:bookmarkEnd w:id="45"/>
      <w:bookmarkEnd w:id="46"/>
      <w:bookmarkEnd w:id="47"/>
      <w:bookmarkEnd w:id="48"/>
    </w:p>
    <w:p w14:paraId="7B6A00FA" w14:textId="77777777" w:rsidR="00415CDD" w:rsidRPr="00A7425F" w:rsidRDefault="00415CDD" w:rsidP="00F61250">
      <w:pPr>
        <w:spacing w:line="288" w:lineRule="auto"/>
        <w:jc w:val="both"/>
        <w:rPr>
          <w:szCs w:val="26"/>
        </w:rPr>
      </w:pPr>
    </w:p>
    <w:p w14:paraId="2CB46172" w14:textId="77777777" w:rsidR="005B173D" w:rsidRPr="00A7425F" w:rsidRDefault="005B173D" w:rsidP="00F61250">
      <w:pPr>
        <w:spacing w:line="288" w:lineRule="auto"/>
        <w:jc w:val="both"/>
        <w:rPr>
          <w:szCs w:val="26"/>
        </w:rPr>
      </w:pPr>
    </w:p>
    <w:p w14:paraId="1F0B182D" w14:textId="77777777" w:rsidR="005B173D" w:rsidRPr="00A7425F" w:rsidRDefault="005B173D" w:rsidP="005B173D">
      <w:pPr>
        <w:spacing w:line="288" w:lineRule="auto"/>
        <w:ind w:firstLine="720"/>
        <w:jc w:val="both"/>
        <w:rPr>
          <w:szCs w:val="26"/>
        </w:rPr>
      </w:pPr>
      <w:r w:rsidRPr="00A7425F">
        <w:rPr>
          <w:szCs w:val="26"/>
        </w:rPr>
        <w:t>Trong phần này em sẽ trình bày nội dung, phạm vi và mục tiêu của đề tài mà em thực hiện trong đồ án, định hướng, phân tích và lựa chọn giải pháp thực hiện đề tài cùng với đó là trình bày một số lý thuyết liên quan được đề cập đến trong đề tài.</w:t>
      </w:r>
    </w:p>
    <w:p w14:paraId="07AB2DF3" w14:textId="77777777" w:rsidR="005B173D" w:rsidRPr="00A7425F" w:rsidRDefault="005B173D" w:rsidP="005B173D">
      <w:pPr>
        <w:spacing w:line="288" w:lineRule="auto"/>
        <w:ind w:firstLine="720"/>
        <w:jc w:val="both"/>
        <w:rPr>
          <w:szCs w:val="26"/>
        </w:rPr>
      </w:pPr>
    </w:p>
    <w:p w14:paraId="4D0E6E36" w14:textId="77777777" w:rsidR="004768C0" w:rsidRPr="00A7425F" w:rsidRDefault="00027F57" w:rsidP="00547EA8">
      <w:pPr>
        <w:pStyle w:val="Heading2"/>
        <w:rPr>
          <w:rStyle w:val="Strong"/>
          <w:b/>
          <w:bCs/>
        </w:rPr>
      </w:pPr>
      <w:bookmarkStart w:id="49" w:name="_Toc388113254"/>
      <w:bookmarkStart w:id="50" w:name="_Toc262138426"/>
      <w:bookmarkStart w:id="51" w:name="_Toc388288921"/>
      <w:bookmarkStart w:id="52" w:name="_Toc262198019"/>
      <w:bookmarkStart w:id="53" w:name="_Toc263056538"/>
      <w:bookmarkStart w:id="54" w:name="_Toc293773499"/>
      <w:bookmarkStart w:id="55" w:name="_Toc293784694"/>
      <w:bookmarkStart w:id="56" w:name="_Toc293785713"/>
      <w:r w:rsidRPr="00A7425F">
        <w:rPr>
          <w:rStyle w:val="Strong"/>
          <w:b/>
          <w:bCs/>
        </w:rPr>
        <w:t>1</w:t>
      </w:r>
      <w:r w:rsidR="00895F80" w:rsidRPr="00A7425F">
        <w:rPr>
          <w:rStyle w:val="Strong"/>
          <w:b/>
          <w:bCs/>
        </w:rPr>
        <w:t xml:space="preserve">.1. </w:t>
      </w:r>
      <w:r w:rsidR="00895F80" w:rsidRPr="00547EA8">
        <w:rPr>
          <w:rStyle w:val="Strong"/>
          <w:b/>
          <w:bCs/>
        </w:rPr>
        <w:t>Đặt</w:t>
      </w:r>
      <w:r w:rsidR="00895F80" w:rsidRPr="00A7425F">
        <w:rPr>
          <w:rStyle w:val="Strong"/>
          <w:b/>
          <w:bCs/>
        </w:rPr>
        <w:t xml:space="preserve"> vấn đề</w:t>
      </w:r>
      <w:bookmarkEnd w:id="49"/>
      <w:bookmarkEnd w:id="50"/>
      <w:bookmarkEnd w:id="51"/>
      <w:bookmarkEnd w:id="52"/>
      <w:bookmarkEnd w:id="53"/>
      <w:bookmarkEnd w:id="54"/>
      <w:bookmarkEnd w:id="55"/>
      <w:bookmarkEnd w:id="56"/>
    </w:p>
    <w:p w14:paraId="6A1E062A" w14:textId="7BC35D81" w:rsidR="00DB70FF" w:rsidRPr="00A7425F" w:rsidRDefault="00DB70FF" w:rsidP="007E73BE">
      <w:pPr>
        <w:spacing w:line="276" w:lineRule="auto"/>
        <w:rPr>
          <w:szCs w:val="26"/>
        </w:rPr>
      </w:pPr>
      <w:r w:rsidRPr="00A7425F">
        <w:rPr>
          <w:szCs w:val="26"/>
        </w:rPr>
        <w:tab/>
        <w:t>Ở bất cứ giai đoạn này trong lịch sử, thì sự phát triển về kinh tế là luôn đóng vai trò rất quan trọng. Một triều đại muốn được v</w:t>
      </w:r>
      <w:r w:rsidR="00FD1F3E" w:rsidRPr="00A7425F">
        <w:rPr>
          <w:szCs w:val="26"/>
        </w:rPr>
        <w:t xml:space="preserve">ững mạnh, tồn tại lâu dài </w:t>
      </w:r>
      <w:r w:rsidRPr="00A7425F">
        <w:rPr>
          <w:szCs w:val="26"/>
        </w:rPr>
        <w:t>thì</w:t>
      </w:r>
      <w:r w:rsidR="00FD1F3E" w:rsidRPr="00A7425F">
        <w:rPr>
          <w:szCs w:val="26"/>
        </w:rPr>
        <w:t xml:space="preserve"> </w:t>
      </w:r>
      <w:r w:rsidR="00B21859" w:rsidRPr="00A7425F">
        <w:rPr>
          <w:szCs w:val="26"/>
        </w:rPr>
        <w:t>phải  phát triển kinh tế một cách đa dạng, từ đó sẽ cải thiện được cuộc sống của nhân dân.</w:t>
      </w:r>
    </w:p>
    <w:p w14:paraId="7E515C62" w14:textId="11FD50AF" w:rsidR="00424300" w:rsidRPr="00A7425F" w:rsidRDefault="00B21859" w:rsidP="007E73BE">
      <w:pPr>
        <w:spacing w:line="276" w:lineRule="auto"/>
        <w:rPr>
          <w:szCs w:val="26"/>
        </w:rPr>
      </w:pPr>
      <w:r w:rsidRPr="00A7425F">
        <w:rPr>
          <w:szCs w:val="26"/>
        </w:rPr>
        <w:t>Từ thời xa xưa,ngoài việc phát triển kinh tế trong nước thì ông cha ta cũng đã tìm cách giao lưu, buôn bán, trao đổi hàng hóa với các nước bên ngoài bằng nhiều hình thức khác nhau như : qua đương sông, đường bộ…</w:t>
      </w:r>
    </w:p>
    <w:p w14:paraId="24E7DA7B" w14:textId="1D070587" w:rsidR="00B21859" w:rsidRPr="00A7425F" w:rsidRDefault="00B21859" w:rsidP="007E73BE">
      <w:pPr>
        <w:spacing w:line="276" w:lineRule="auto"/>
        <w:rPr>
          <w:szCs w:val="26"/>
        </w:rPr>
      </w:pPr>
      <w:r w:rsidRPr="00A7425F">
        <w:rPr>
          <w:szCs w:val="26"/>
        </w:rPr>
        <w:tab/>
      </w:r>
      <w:r w:rsidR="00424300" w:rsidRPr="00A7425F">
        <w:rPr>
          <w:szCs w:val="26"/>
        </w:rPr>
        <w:t xml:space="preserve">Trong thời đại công nghệ thông tin phát triển như vũ bão, chỉ trong khoảng thời gian ngắn ngủi vài thập kỷ, công nghệ thông tin đã thay đổi hoàn toàn mọi mặt thế giới.Những bước nhảy vọt về công nghệ đã thúc đầy, làm động lực cho cuộc cách mạng ở hầu hết các lĩnh vực khoa học, kỹ thuật và đời sống. Ngày này, khi mà  máy tính </w:t>
      </w:r>
      <w:r w:rsidR="00BC0AEB" w:rsidRPr="00A7425F">
        <w:rPr>
          <w:szCs w:val="26"/>
        </w:rPr>
        <w:t xml:space="preserve">đã xâm nhập và đóng vai trò là một yếu tố quan trọng trong tất cả mọi lĩnh vực, thì </w:t>
      </w:r>
      <w:r w:rsidR="00424300" w:rsidRPr="00A7425F">
        <w:rPr>
          <w:szCs w:val="26"/>
        </w:rPr>
        <w:t>những chiếc điện thoại thông minh đang phát triển rộng khắp và trở thành một phần thiết yếu không thể thiếu trong cuộc sống thường</w:t>
      </w:r>
      <w:r w:rsidR="00BC0AEB" w:rsidRPr="00A7425F">
        <w:rPr>
          <w:szCs w:val="26"/>
        </w:rPr>
        <w:t xml:space="preserve"> ngày. Đặc biệt hơn cả  chính những sự thay đổi này đã làm cho nền kinh tế bước sang một kỉ nguyên mới</w:t>
      </w:r>
      <w:r w:rsidR="00A24C7C" w:rsidRPr="00A7425F">
        <w:rPr>
          <w:szCs w:val="26"/>
        </w:rPr>
        <w:t>.</w:t>
      </w:r>
    </w:p>
    <w:p w14:paraId="72086DC5" w14:textId="6078D2CE" w:rsidR="00C7512E" w:rsidRPr="00A7425F" w:rsidRDefault="00A24C7C" w:rsidP="007E73BE">
      <w:pPr>
        <w:spacing w:line="276" w:lineRule="auto"/>
        <w:rPr>
          <w:szCs w:val="26"/>
        </w:rPr>
      </w:pPr>
      <w:r w:rsidRPr="00A7425F">
        <w:rPr>
          <w:szCs w:val="26"/>
        </w:rPr>
        <w:tab/>
        <w:t xml:space="preserve">Chỉ với một chiếc máy tính, hay một chiếc điện thoại thông minh cùng với  vài thao tác cơ bản, </w:t>
      </w:r>
      <w:r w:rsidR="00C7512E" w:rsidRPr="00A7425F">
        <w:rPr>
          <w:szCs w:val="26"/>
        </w:rPr>
        <w:t>chúng ta có thể tìm thấy được những thứ mình cần từ các trang web bán hàng trực tuyến, hay là từ những ứng dụng điện thoại trên Android,iOS…mà không cần phải đến tận cửa hàng,tiết kiệm chi phi thời gian.</w:t>
      </w:r>
    </w:p>
    <w:p w14:paraId="6587925E" w14:textId="3E935A45" w:rsidR="00A24C7C" w:rsidRPr="00A7425F" w:rsidRDefault="00C7512E" w:rsidP="007E73BE">
      <w:pPr>
        <w:spacing w:line="276" w:lineRule="auto"/>
        <w:rPr>
          <w:szCs w:val="26"/>
        </w:rPr>
      </w:pPr>
      <w:r w:rsidRPr="00A7425F">
        <w:rPr>
          <w:szCs w:val="26"/>
        </w:rPr>
        <w:tab/>
        <w:t>Nắm được thiết yếu từ thực tế như vậy,em đã quyết định xây dựng ứng dụng bán hàng dựa vị trí để có thể kết nối được nhu cầu của mọi người,đông thời tiết kiệm tối đa chi phí đi lại.</w:t>
      </w:r>
    </w:p>
    <w:p w14:paraId="629E2D13" w14:textId="77777777" w:rsidR="00CD0614" w:rsidRPr="00A7425F" w:rsidRDefault="00027F57" w:rsidP="00547EA8">
      <w:pPr>
        <w:pStyle w:val="Heading2"/>
        <w:rPr>
          <w:rStyle w:val="Strong"/>
          <w:b/>
          <w:bCs/>
        </w:rPr>
      </w:pPr>
      <w:bookmarkStart w:id="57" w:name="_Toc262138427"/>
      <w:bookmarkStart w:id="58" w:name="_Toc388288922"/>
      <w:bookmarkStart w:id="59" w:name="_Toc262198020"/>
      <w:bookmarkStart w:id="60" w:name="_Toc263056539"/>
      <w:bookmarkStart w:id="61" w:name="_Toc293773500"/>
      <w:bookmarkStart w:id="62" w:name="_Toc293784695"/>
      <w:bookmarkStart w:id="63" w:name="_Toc293785714"/>
      <w:bookmarkStart w:id="64" w:name="_Toc388113255"/>
      <w:r w:rsidRPr="00A7425F">
        <w:rPr>
          <w:rStyle w:val="Strong"/>
          <w:b/>
          <w:bCs/>
        </w:rPr>
        <w:t>1</w:t>
      </w:r>
      <w:r w:rsidR="008463D1" w:rsidRPr="00A7425F">
        <w:rPr>
          <w:rStyle w:val="Strong"/>
          <w:b/>
          <w:bCs/>
        </w:rPr>
        <w:t>.2</w:t>
      </w:r>
      <w:r w:rsidR="00CD0614" w:rsidRPr="00A7425F">
        <w:rPr>
          <w:rStyle w:val="Strong"/>
          <w:b/>
          <w:bCs/>
        </w:rPr>
        <w:t>. Giới thiệu đề tài</w:t>
      </w:r>
      <w:bookmarkEnd w:id="57"/>
      <w:bookmarkEnd w:id="58"/>
      <w:bookmarkEnd w:id="59"/>
      <w:bookmarkEnd w:id="60"/>
      <w:bookmarkEnd w:id="61"/>
      <w:bookmarkEnd w:id="62"/>
      <w:bookmarkEnd w:id="63"/>
    </w:p>
    <w:p w14:paraId="077E718E" w14:textId="0817F4A2" w:rsidR="00A23D84" w:rsidRPr="00A7425F" w:rsidRDefault="00027F57" w:rsidP="00430520">
      <w:pPr>
        <w:spacing w:line="276" w:lineRule="auto"/>
        <w:ind w:firstLine="576"/>
        <w:jc w:val="both"/>
        <w:rPr>
          <w:szCs w:val="26"/>
        </w:rPr>
      </w:pPr>
      <w:bookmarkStart w:id="65" w:name="_Toc262138428"/>
      <w:bookmarkStart w:id="66" w:name="_Toc388288923"/>
      <w:bookmarkStart w:id="67" w:name="_Toc262198021"/>
      <w:r w:rsidRPr="00A7425F">
        <w:rPr>
          <w:szCs w:val="26"/>
        </w:rPr>
        <w:t xml:space="preserve">Qua những thông tin vừa </w:t>
      </w:r>
      <w:r w:rsidR="005B173D" w:rsidRPr="00A7425F">
        <w:rPr>
          <w:szCs w:val="26"/>
        </w:rPr>
        <w:t xml:space="preserve">được </w:t>
      </w:r>
      <w:r w:rsidR="002006AE" w:rsidRPr="00A7425F">
        <w:rPr>
          <w:szCs w:val="26"/>
        </w:rPr>
        <w:t>đề cập ở phần trên, v</w:t>
      </w:r>
      <w:r w:rsidRPr="00A7425F">
        <w:rPr>
          <w:szCs w:val="26"/>
        </w:rPr>
        <w:t>ì thế em đã quyết định lựa chọn đề tài “</w:t>
      </w:r>
      <w:r w:rsidR="00A93D56" w:rsidRPr="00A7425F">
        <w:rPr>
          <w:szCs w:val="26"/>
        </w:rPr>
        <w:t>Xây dựng ứng dụng bán hàng dựa vị trí trên nền tảng web và mobile</w:t>
      </w:r>
      <w:r w:rsidR="005B173D" w:rsidRPr="00A7425F">
        <w:rPr>
          <w:szCs w:val="26"/>
        </w:rPr>
        <w:t xml:space="preserve">”, </w:t>
      </w:r>
      <w:r w:rsidRPr="00A7425F">
        <w:rPr>
          <w:szCs w:val="26"/>
        </w:rPr>
        <w:t xml:space="preserve">cụ thể hơn là xây dựng một phần mềm với chức năng </w:t>
      </w:r>
      <w:r w:rsidR="00A93D56" w:rsidRPr="00A7425F">
        <w:rPr>
          <w:szCs w:val="26"/>
        </w:rPr>
        <w:t>kết nối khách hàng và nhà cung cấp các sản</w:t>
      </w:r>
      <w:r w:rsidR="00A23D84" w:rsidRPr="00A7425F">
        <w:rPr>
          <w:szCs w:val="26"/>
        </w:rPr>
        <w:t xml:space="preserve"> phẩm với nhau.Khách hàng có yêu cầu lựa chọn mặt hàng cần mua trong danh sách các mặt hàng ,cùng với những lựa chọn khác như : bán kính, khoảng giá tiền ,độ tin cậy đối với nhà cung cấp…từ đó sẽ hiển thị những nhà cung cấp thỏa mãn yêu cầu đó.Khách hàng có thể lựa chọn nhà cung cấp cố định hoặc nhà cung cấp </w:t>
      </w:r>
      <w:r w:rsidR="00430520" w:rsidRPr="00A7425F">
        <w:rPr>
          <w:szCs w:val="26"/>
        </w:rPr>
        <w:t xml:space="preserve">di dộng.Nếu khách hàng chọn nhà cung cấp cố định thì sẽ hiển thị hướng dẫn chỉ đường đến, còn lựa chọn nhà cung cấp di động thì phải hiển thị được </w:t>
      </w:r>
      <w:r w:rsidR="00430520" w:rsidRPr="00A7425F">
        <w:rPr>
          <w:szCs w:val="26"/>
        </w:rPr>
        <w:lastRenderedPageBreak/>
        <w:t xml:space="preserve">real-time vị trí của nhà cung cấp đang di chuyển cho khách hàng . </w:t>
      </w:r>
      <w:r w:rsidR="002B1C5C" w:rsidRPr="00A7425F">
        <w:rPr>
          <w:szCs w:val="26"/>
        </w:rPr>
        <w:t xml:space="preserve">Đồng </w:t>
      </w:r>
      <w:r w:rsidR="00430520" w:rsidRPr="00A7425F">
        <w:rPr>
          <w:szCs w:val="26"/>
        </w:rPr>
        <w:t>thời khách hàng có thể đánh giá cho nhà cung cấp.</w:t>
      </w:r>
    </w:p>
    <w:p w14:paraId="1D50B606" w14:textId="77777777" w:rsidR="00CD0614" w:rsidRPr="00A7425F" w:rsidRDefault="00027F57" w:rsidP="00547EA8">
      <w:pPr>
        <w:pStyle w:val="Heading2"/>
      </w:pPr>
      <w:bookmarkStart w:id="68" w:name="_Toc263056540"/>
      <w:bookmarkStart w:id="69" w:name="_Toc293773501"/>
      <w:bookmarkStart w:id="70" w:name="_Toc293784696"/>
      <w:bookmarkStart w:id="71" w:name="_Toc293785715"/>
      <w:r w:rsidRPr="00A7425F">
        <w:t>1</w:t>
      </w:r>
      <w:r w:rsidR="001F66E5" w:rsidRPr="00A7425F">
        <w:t>.3</w:t>
      </w:r>
      <w:r w:rsidR="00CD0614" w:rsidRPr="00A7425F">
        <w:t>. Yêu cầu đặt ra đối với đề tài</w:t>
      </w:r>
      <w:bookmarkEnd w:id="65"/>
      <w:bookmarkEnd w:id="66"/>
      <w:bookmarkEnd w:id="67"/>
      <w:bookmarkEnd w:id="68"/>
      <w:bookmarkEnd w:id="69"/>
      <w:bookmarkEnd w:id="70"/>
      <w:bookmarkEnd w:id="71"/>
    </w:p>
    <w:p w14:paraId="5997AD8C" w14:textId="77777777" w:rsidR="00027F57" w:rsidRPr="00A7425F" w:rsidRDefault="00027F57" w:rsidP="007E73BE">
      <w:pPr>
        <w:spacing w:line="276" w:lineRule="auto"/>
        <w:ind w:firstLine="720"/>
        <w:jc w:val="both"/>
        <w:rPr>
          <w:szCs w:val="26"/>
        </w:rPr>
      </w:pPr>
      <w:bookmarkStart w:id="72" w:name="_Toc262138429"/>
      <w:bookmarkStart w:id="73" w:name="_Toc388288924"/>
      <w:bookmarkStart w:id="74" w:name="_Toc262198022"/>
      <w:r w:rsidRPr="00A7425F">
        <w:rPr>
          <w:szCs w:val="26"/>
        </w:rPr>
        <w:t>Phần mềm được xây dựng phải đạt được các yêu cầu sau:</w:t>
      </w:r>
    </w:p>
    <w:p w14:paraId="2AE9A981" w14:textId="6FEA1FAF" w:rsidR="00027F57" w:rsidRPr="00A7425F" w:rsidRDefault="00027F57" w:rsidP="00D162DF">
      <w:pPr>
        <w:numPr>
          <w:ilvl w:val="0"/>
          <w:numId w:val="10"/>
        </w:numPr>
        <w:spacing w:line="276" w:lineRule="auto"/>
        <w:jc w:val="both"/>
        <w:rPr>
          <w:szCs w:val="26"/>
        </w:rPr>
      </w:pPr>
      <w:r w:rsidRPr="00A7425F">
        <w:rPr>
          <w:szCs w:val="26"/>
        </w:rPr>
        <w:t xml:space="preserve">Khả năng </w:t>
      </w:r>
      <w:r w:rsidR="00F368B5" w:rsidRPr="00A7425F">
        <w:rPr>
          <w:szCs w:val="26"/>
        </w:rPr>
        <w:t xml:space="preserve">kết nối và đáp ứng với nhau một cách hiệu quả và nhanh chóng, đồng thời </w:t>
      </w:r>
      <w:r w:rsidR="008D5100" w:rsidRPr="00A7425F">
        <w:rPr>
          <w:szCs w:val="26"/>
        </w:rPr>
        <w:t>phải tối ưu được hệ thống khi mà tài nguyên lớn.</w:t>
      </w:r>
    </w:p>
    <w:p w14:paraId="04B0EB8B" w14:textId="30BABD1F" w:rsidR="00027F57" w:rsidRPr="00A7425F" w:rsidRDefault="00027F57" w:rsidP="00D162DF">
      <w:pPr>
        <w:numPr>
          <w:ilvl w:val="0"/>
          <w:numId w:val="10"/>
        </w:numPr>
        <w:spacing w:line="276" w:lineRule="auto"/>
        <w:jc w:val="both"/>
        <w:rPr>
          <w:szCs w:val="26"/>
        </w:rPr>
      </w:pPr>
      <w:r w:rsidRPr="00A7425F">
        <w:rPr>
          <w:szCs w:val="26"/>
        </w:rPr>
        <w:t>Phần mềm khi được xây dựng cần đảm bảo tính mềm dẻo, dễ dàng</w:t>
      </w:r>
      <w:r w:rsidR="00F368B5" w:rsidRPr="00A7425F">
        <w:rPr>
          <w:szCs w:val="26"/>
        </w:rPr>
        <w:t xml:space="preserve"> </w:t>
      </w:r>
      <w:r w:rsidRPr="00A7425F">
        <w:rPr>
          <w:szCs w:val="26"/>
        </w:rPr>
        <w:t>khi mở rộng và cài đặt thêm các module mới.</w:t>
      </w:r>
    </w:p>
    <w:p w14:paraId="1248ECBF" w14:textId="7E16742F" w:rsidR="00027F57" w:rsidRPr="00A7425F" w:rsidRDefault="00027F57" w:rsidP="00D162DF">
      <w:pPr>
        <w:numPr>
          <w:ilvl w:val="0"/>
          <w:numId w:val="10"/>
        </w:numPr>
        <w:spacing w:line="276" w:lineRule="auto"/>
        <w:jc w:val="both"/>
        <w:rPr>
          <w:szCs w:val="26"/>
        </w:rPr>
      </w:pPr>
      <w:r w:rsidRPr="00A7425F">
        <w:rPr>
          <w:szCs w:val="26"/>
        </w:rPr>
        <w:t xml:space="preserve">Phần mềm hoạt động chính xác, ổn định, không làm ảnh hưởng đến tốc độ, chức năng của các phần mềm khác hay </w:t>
      </w:r>
      <w:r w:rsidR="008D5100" w:rsidRPr="00A7425F">
        <w:rPr>
          <w:szCs w:val="26"/>
        </w:rPr>
        <w:t>là hiệu năng sử dụng của thiết bị.</w:t>
      </w:r>
    </w:p>
    <w:p w14:paraId="12AF062D" w14:textId="06B6AD9D" w:rsidR="00027F57" w:rsidRPr="00A7425F" w:rsidRDefault="00027F57" w:rsidP="00D162DF">
      <w:pPr>
        <w:numPr>
          <w:ilvl w:val="0"/>
          <w:numId w:val="10"/>
        </w:numPr>
        <w:spacing w:line="276" w:lineRule="auto"/>
        <w:jc w:val="both"/>
        <w:rPr>
          <w:szCs w:val="26"/>
        </w:rPr>
      </w:pPr>
      <w:r w:rsidRPr="00A7425F">
        <w:rPr>
          <w:szCs w:val="26"/>
        </w:rPr>
        <w:t>Phần m</w:t>
      </w:r>
      <w:r w:rsidR="00F368B5" w:rsidRPr="00A7425F">
        <w:rPr>
          <w:szCs w:val="26"/>
        </w:rPr>
        <w:t>ềm có thể chạy được trên nền tảng web lẫn mobile.</w:t>
      </w:r>
    </w:p>
    <w:p w14:paraId="5F8C94F5" w14:textId="77777777" w:rsidR="00CD0614" w:rsidRPr="00547EA8" w:rsidRDefault="00A84E6B" w:rsidP="00547EA8">
      <w:pPr>
        <w:pStyle w:val="Heading2"/>
      </w:pPr>
      <w:bookmarkStart w:id="75" w:name="_Toc263056541"/>
      <w:bookmarkStart w:id="76" w:name="_Toc293773502"/>
      <w:bookmarkStart w:id="77" w:name="_Toc293784697"/>
      <w:bookmarkStart w:id="78" w:name="_Toc293785716"/>
      <w:r w:rsidRPr="00547EA8">
        <w:t>1</w:t>
      </w:r>
      <w:r w:rsidR="001F66E5" w:rsidRPr="00547EA8">
        <w:t>.4</w:t>
      </w:r>
      <w:r w:rsidR="00CD0614" w:rsidRPr="00547EA8">
        <w:t>. Phân tích lựa chọn giải pháp</w:t>
      </w:r>
      <w:bookmarkEnd w:id="72"/>
      <w:bookmarkEnd w:id="73"/>
      <w:bookmarkEnd w:id="74"/>
      <w:bookmarkEnd w:id="75"/>
      <w:bookmarkEnd w:id="76"/>
      <w:bookmarkEnd w:id="77"/>
      <w:bookmarkEnd w:id="78"/>
    </w:p>
    <w:p w14:paraId="4A3D4FAD" w14:textId="3DFF45D7" w:rsidR="00EA1999" w:rsidRPr="00A7425F" w:rsidRDefault="00EA1999" w:rsidP="00EA1999">
      <w:pPr>
        <w:rPr>
          <w:szCs w:val="26"/>
        </w:rPr>
      </w:pPr>
      <w:r w:rsidRPr="00A7425F">
        <w:rPr>
          <w:szCs w:val="26"/>
        </w:rPr>
        <w:tab/>
      </w:r>
      <w:r w:rsidR="00A23D84" w:rsidRPr="00A7425F">
        <w:rPr>
          <w:szCs w:val="26"/>
        </w:rPr>
        <w:t>Về mặt phát triển, ứ</w:t>
      </w:r>
      <w:r w:rsidR="00ED6DD8" w:rsidRPr="00A7425F">
        <w:rPr>
          <w:szCs w:val="26"/>
        </w:rPr>
        <w:t xml:space="preserve">ng dụng bán hàng dựa vị trí để có thể đến được tay người dùng </w:t>
      </w:r>
      <w:r w:rsidR="00BD28A6" w:rsidRPr="00A7425F">
        <w:rPr>
          <w:szCs w:val="26"/>
        </w:rPr>
        <w:t xml:space="preserve"> một cách rộng rãi thì cần phải phát triển một cách lâu dài, cần một đội ngũ hỗ trợ chuyên nghiệp. </w:t>
      </w:r>
      <w:r w:rsidR="006600A5" w:rsidRPr="00A7425F">
        <w:rPr>
          <w:szCs w:val="26"/>
        </w:rPr>
        <w:t>Phân tích sâu hơn những yêu cầu cụ thể đối với ứng dụng thì em nhận thấy cần phải giải quyết được những vấn đề sau đây:</w:t>
      </w:r>
    </w:p>
    <w:p w14:paraId="7282C6CC" w14:textId="23EEA4BC" w:rsidR="006600A5" w:rsidRPr="00A7425F" w:rsidRDefault="006600A5" w:rsidP="00D162DF">
      <w:pPr>
        <w:pStyle w:val="ListParagraph"/>
        <w:numPr>
          <w:ilvl w:val="0"/>
          <w:numId w:val="21"/>
        </w:numPr>
        <w:rPr>
          <w:rFonts w:ascii="Times New Roman" w:hAnsi="Times New Roman"/>
          <w:sz w:val="26"/>
          <w:szCs w:val="26"/>
        </w:rPr>
      </w:pPr>
      <w:r w:rsidRPr="00A7425F">
        <w:rPr>
          <w:rFonts w:ascii="Times New Roman" w:hAnsi="Times New Roman"/>
          <w:sz w:val="26"/>
          <w:szCs w:val="26"/>
        </w:rPr>
        <w:t>Dựa trên thực tế, thì ứng dụng bán hàng dựa vị trí sẽ được người dùng sử dụng chủ yếu trên mobile (Android,iOS,Windown phone ….) đồng thời cũng hỗ trợ cho người dùng ở trên web.</w:t>
      </w:r>
    </w:p>
    <w:p w14:paraId="15328276" w14:textId="2EFD30CA" w:rsidR="006600A5" w:rsidRPr="00A7425F" w:rsidRDefault="00C3668C" w:rsidP="00D162DF">
      <w:pPr>
        <w:pStyle w:val="ListParagraph"/>
        <w:numPr>
          <w:ilvl w:val="0"/>
          <w:numId w:val="21"/>
        </w:numPr>
        <w:rPr>
          <w:rFonts w:ascii="Times New Roman" w:hAnsi="Times New Roman"/>
          <w:sz w:val="26"/>
          <w:szCs w:val="26"/>
        </w:rPr>
      </w:pPr>
      <w:r w:rsidRPr="00A7425F">
        <w:rPr>
          <w:rFonts w:ascii="Times New Roman" w:hAnsi="Times New Roman"/>
          <w:sz w:val="26"/>
          <w:szCs w:val="26"/>
        </w:rPr>
        <w:t>Với một dữ liệu lớn thì phải xử lý được tốt về cơ sở dữ liệu cũng là một vấn đề lớn.</w:t>
      </w:r>
    </w:p>
    <w:p w14:paraId="424588A1" w14:textId="1436219D" w:rsidR="00C3668C" w:rsidRPr="00A7425F" w:rsidRDefault="00C3668C" w:rsidP="00D162DF">
      <w:pPr>
        <w:pStyle w:val="ListParagraph"/>
        <w:numPr>
          <w:ilvl w:val="0"/>
          <w:numId w:val="21"/>
        </w:numPr>
        <w:rPr>
          <w:rFonts w:ascii="Times New Roman" w:hAnsi="Times New Roman"/>
          <w:sz w:val="26"/>
          <w:szCs w:val="26"/>
        </w:rPr>
      </w:pPr>
      <w:r w:rsidRPr="00A7425F">
        <w:rPr>
          <w:rFonts w:ascii="Times New Roman" w:hAnsi="Times New Roman"/>
          <w:sz w:val="26"/>
          <w:szCs w:val="26"/>
        </w:rPr>
        <w:t>Khả năng xử lý</w:t>
      </w:r>
      <w:r w:rsidR="00EA4D59" w:rsidRPr="00A7425F">
        <w:rPr>
          <w:rFonts w:ascii="Times New Roman" w:hAnsi="Times New Roman"/>
          <w:sz w:val="26"/>
          <w:szCs w:val="26"/>
        </w:rPr>
        <w:t xml:space="preserve"> khi có người người dùng yêu cầu cùng một lúc đồng thời hệ thống phải xử lý đáp ứng thật nhanh.</w:t>
      </w:r>
    </w:p>
    <w:p w14:paraId="7BB44C30" w14:textId="3BB313E0" w:rsidR="00EA4D59" w:rsidRPr="00A7425F" w:rsidRDefault="00EA4D59" w:rsidP="00D162DF">
      <w:pPr>
        <w:pStyle w:val="ListParagraph"/>
        <w:numPr>
          <w:ilvl w:val="0"/>
          <w:numId w:val="21"/>
        </w:numPr>
        <w:rPr>
          <w:rFonts w:ascii="Times New Roman" w:hAnsi="Times New Roman"/>
          <w:sz w:val="26"/>
          <w:szCs w:val="26"/>
        </w:rPr>
      </w:pPr>
      <w:r w:rsidRPr="00A7425F">
        <w:rPr>
          <w:rFonts w:ascii="Times New Roman" w:hAnsi="Times New Roman"/>
          <w:sz w:val="26"/>
          <w:szCs w:val="26"/>
        </w:rPr>
        <w:t xml:space="preserve">Hiển thị được vị trí của người sử dụng trên bản đồ,đồng thời </w:t>
      </w:r>
      <w:r w:rsidR="004C5132" w:rsidRPr="00A7425F">
        <w:rPr>
          <w:rFonts w:ascii="Times New Roman" w:hAnsi="Times New Roman"/>
          <w:sz w:val="26"/>
          <w:szCs w:val="26"/>
        </w:rPr>
        <w:t>hiển thị được vị trí tương ứng khi di chuyển.</w:t>
      </w:r>
    </w:p>
    <w:p w14:paraId="2D23AF02" w14:textId="25A4C011" w:rsidR="00A76843" w:rsidRPr="00A7425F" w:rsidRDefault="00A76843" w:rsidP="00A76843">
      <w:pPr>
        <w:ind w:firstLine="720"/>
        <w:rPr>
          <w:szCs w:val="26"/>
        </w:rPr>
      </w:pPr>
      <w:r w:rsidRPr="00A7425F">
        <w:rPr>
          <w:szCs w:val="26"/>
        </w:rPr>
        <w:t>Để hoàn thành được những đáp ứng trên</w:t>
      </w:r>
      <w:r w:rsidR="0069351E" w:rsidRPr="00A7425F">
        <w:rPr>
          <w:szCs w:val="26"/>
        </w:rPr>
        <w:t>,</w:t>
      </w:r>
      <w:r w:rsidRPr="00A7425F">
        <w:rPr>
          <w:szCs w:val="26"/>
        </w:rPr>
        <w:t xml:space="preserve"> tiết kiệm được chi phí thời gian</w:t>
      </w:r>
      <w:r w:rsidR="0069351E" w:rsidRPr="00A7425F">
        <w:rPr>
          <w:szCs w:val="26"/>
        </w:rPr>
        <w:t>,</w:t>
      </w:r>
      <w:r w:rsidRPr="00A7425F">
        <w:rPr>
          <w:szCs w:val="26"/>
        </w:rPr>
        <w:t xml:space="preserve"> tận dụng được tối đa được những kiến thức về lập trình hướng đối tượng cộng với sự hướng dẫn, định hướng công nghệ của thầy Nguyễn Thanh Hùng</w:t>
      </w:r>
      <w:r w:rsidR="0069351E" w:rsidRPr="00A7425F">
        <w:rPr>
          <w:szCs w:val="26"/>
        </w:rPr>
        <w:t xml:space="preserve"> thì giải pháp được đưa ra là sử dụng bộ công cụ phát triển của Google cung cấp đó là: Google Web Toolkit (GWT) và Google App Engine (GAE) điều này sẽ làm cho việc phát triển ứng dụng trở nên dễ dàng hơn.</w:t>
      </w:r>
    </w:p>
    <w:p w14:paraId="7E5C253E" w14:textId="77777777" w:rsidR="0069351E" w:rsidRPr="00A7425F" w:rsidRDefault="0069351E" w:rsidP="0069351E">
      <w:pPr>
        <w:spacing w:line="288" w:lineRule="auto"/>
        <w:ind w:firstLine="720"/>
        <w:rPr>
          <w:szCs w:val="26"/>
        </w:rPr>
      </w:pPr>
      <w:r w:rsidRPr="00A7425F">
        <w:rPr>
          <w:color w:val="000000"/>
          <w:szCs w:val="26"/>
        </w:rPr>
        <w:t xml:space="preserve">Thật vậy,  GWT giúp biên dịch từ mã Java thành mã Javascript phía máy khách. Nó hỗ trợ một tập con các gói </w:t>
      </w:r>
      <w:r w:rsidRPr="00A7425F">
        <w:rPr>
          <w:szCs w:val="26"/>
        </w:rPr>
        <w:t xml:space="preserve">java.lang và java.util, cùng với các API được chính GWT cung cấp. Thay vì sử dụng phân tách thông thường của các mã cơ sở phía máy khách và máy chủ, GWT cung cấp một Java API cho phép tạo các giao diện  đồ họa người dùng dựa trên các thành phần, rồi biên dịch chúng để hiển thị trong trình duyệt Web của người dùng. Và kết quả cuối cùng một ứng dụng GWT sau khi biên dịch thì chỉ còn HTML, XML và Javascript. Nhờ việc biên dịch thành Javascript như vậy, GWT sẽ giúp người phát triển xây dựng được các ứng dụng chạy trên bất cứ thiết bị nào mà có hỗ trợ javascript. Mà hầu hết các thiết bị di động </w:t>
      </w:r>
      <w:r w:rsidRPr="00A7425F">
        <w:rPr>
          <w:szCs w:val="26"/>
        </w:rPr>
        <w:lastRenderedPageBreak/>
        <w:t xml:space="preserve">thông minh hiện nay đều hỗ trợ javascript. Vậy vì sao không sử dụng GWT để xây dựng một ứng dụng có thể chạy trên cả máy tính, hệ điều hành iOS, hệ điều hành Android…Do đã có chút ít kinh nghiệm về lập trình Java, người viết nhận thấy sử dụng GWT để giải quyết bài toán của mình là một lựa chọn tối ưu. </w:t>
      </w:r>
    </w:p>
    <w:p w14:paraId="300DBB94" w14:textId="77777777" w:rsidR="0069351E" w:rsidRPr="00A7425F" w:rsidRDefault="0069351E" w:rsidP="0069351E">
      <w:pPr>
        <w:spacing w:line="288" w:lineRule="auto"/>
        <w:rPr>
          <w:szCs w:val="26"/>
        </w:rPr>
      </w:pPr>
      <w:r w:rsidRPr="00A7425F">
        <w:rPr>
          <w:szCs w:val="26"/>
        </w:rPr>
        <w:tab/>
        <w:t xml:space="preserve">GWT sẽ đảm nhận phía client còn bộ đôi với nó GAE sẽ đảm nhận phía server. Sử dụng GAE phía server cũng là một lợi thế lớn so với cách xây dựng web truyền thống. Bởi GAE là công nghệ điện toán đám mây, nó giúp cho việc cài đặt quản lý và lưu trữ dữ liệu lớn trở nên đơn giản hơn vì tài nguyên này là của Google. Đồng thời, việc tích hợp, sử dụng các dịch vụ của Google như BigTable DataStore, Google search, images, translation… cũng trở nên dễ dàng. Với bài toán đặt ra là hỗ trợ giáo dục trực tuyến thì cơ sở dữ liệu có thể sẽ tương đối lớn, như vậy GAE sẽ hỗ trợ rất mạnh. </w:t>
      </w:r>
    </w:p>
    <w:p w14:paraId="0274C6FE" w14:textId="4D47C011" w:rsidR="00A76843" w:rsidRPr="00A7425F" w:rsidRDefault="0069351E" w:rsidP="00D12FA5">
      <w:pPr>
        <w:spacing w:line="288" w:lineRule="auto"/>
        <w:rPr>
          <w:szCs w:val="26"/>
        </w:rPr>
      </w:pPr>
      <w:r w:rsidRPr="00A7425F">
        <w:rPr>
          <w:szCs w:val="26"/>
        </w:rPr>
        <w:tab/>
        <w:t>Nhìn vào các ưu điểm trên, thì việc sử dụng công nghệ GWT và GAE để giải quyết bài toán đặt ra là hoàn toàn hợp lý.</w:t>
      </w:r>
    </w:p>
    <w:p w14:paraId="5FD918F8" w14:textId="77777777" w:rsidR="00F158DA" w:rsidRPr="00547EA8" w:rsidRDefault="00A84E6B" w:rsidP="00547EA8">
      <w:pPr>
        <w:pStyle w:val="Heading2"/>
      </w:pPr>
      <w:bookmarkStart w:id="79" w:name="_Toc388113258"/>
      <w:bookmarkStart w:id="80" w:name="_Toc262138432"/>
      <w:bookmarkStart w:id="81" w:name="_Toc388288927"/>
      <w:bookmarkStart w:id="82" w:name="_Toc262198025"/>
      <w:bookmarkStart w:id="83" w:name="_Toc263056544"/>
      <w:bookmarkStart w:id="84" w:name="_Toc293773503"/>
      <w:bookmarkStart w:id="85" w:name="_Toc293784698"/>
      <w:bookmarkStart w:id="86" w:name="_Toc293785717"/>
      <w:r w:rsidRPr="00547EA8">
        <w:t>1</w:t>
      </w:r>
      <w:r w:rsidR="00F158DA" w:rsidRPr="00547EA8">
        <w:t xml:space="preserve">.5. </w:t>
      </w:r>
      <w:bookmarkEnd w:id="79"/>
      <w:r w:rsidR="00F158DA" w:rsidRPr="00547EA8">
        <w:t>Cơ sở lý thuyết</w:t>
      </w:r>
      <w:bookmarkEnd w:id="80"/>
      <w:bookmarkEnd w:id="81"/>
      <w:bookmarkEnd w:id="82"/>
      <w:bookmarkEnd w:id="83"/>
      <w:bookmarkEnd w:id="84"/>
      <w:bookmarkEnd w:id="85"/>
      <w:bookmarkEnd w:id="86"/>
    </w:p>
    <w:p w14:paraId="269FCE97" w14:textId="013DD255" w:rsidR="00A84E6B" w:rsidRPr="00A7425F" w:rsidRDefault="00A84E6B" w:rsidP="007E73BE">
      <w:pPr>
        <w:spacing w:line="276" w:lineRule="auto"/>
        <w:ind w:firstLine="720"/>
        <w:rPr>
          <w:szCs w:val="26"/>
        </w:rPr>
      </w:pPr>
      <w:r w:rsidRPr="00A7425F">
        <w:rPr>
          <w:szCs w:val="26"/>
        </w:rPr>
        <w:t xml:space="preserve">Trong phần này sẽ trình bày các cơ sở lý thuyết liên quan đến </w:t>
      </w:r>
      <w:r w:rsidR="00584039" w:rsidRPr="00A7425F">
        <w:rPr>
          <w:szCs w:val="26"/>
        </w:rPr>
        <w:t xml:space="preserve">bộ công cụ của Google là Google Web Toolkit(GWT), Google App Engine (GAE) </w:t>
      </w:r>
      <w:r w:rsidRPr="00A7425F">
        <w:rPr>
          <w:szCs w:val="26"/>
        </w:rPr>
        <w:t>và một số vấn đề lý thuyết khác liên quan đến nội dung của đồ án.</w:t>
      </w:r>
    </w:p>
    <w:p w14:paraId="5BC5514B" w14:textId="34824712" w:rsidR="001D1132" w:rsidRPr="00A7425F" w:rsidRDefault="00A84E6B" w:rsidP="00547EA8">
      <w:pPr>
        <w:pStyle w:val="Heading3"/>
        <w:rPr>
          <w:lang w:val="es-AR"/>
        </w:rPr>
      </w:pPr>
      <w:bookmarkStart w:id="87" w:name="_Toc262138433"/>
      <w:bookmarkStart w:id="88" w:name="_Toc388288928"/>
      <w:bookmarkStart w:id="89" w:name="_Toc262198026"/>
      <w:bookmarkStart w:id="90" w:name="_Toc263056545"/>
      <w:bookmarkStart w:id="91" w:name="_Toc293773504"/>
      <w:bookmarkStart w:id="92" w:name="_Toc293784699"/>
      <w:bookmarkStart w:id="93" w:name="_Toc293785718"/>
      <w:r w:rsidRPr="00A7425F">
        <w:rPr>
          <w:lang w:val="es-AR"/>
        </w:rPr>
        <w:t>1</w:t>
      </w:r>
      <w:r w:rsidR="001D1132" w:rsidRPr="00A7425F">
        <w:rPr>
          <w:lang w:val="es-AR"/>
        </w:rPr>
        <w:t xml:space="preserve">.5.1. </w:t>
      </w:r>
      <w:bookmarkEnd w:id="87"/>
      <w:bookmarkEnd w:id="88"/>
      <w:bookmarkEnd w:id="89"/>
      <w:bookmarkEnd w:id="90"/>
      <w:r w:rsidR="00237BDF" w:rsidRPr="00A7425F">
        <w:rPr>
          <w:lang w:val="es-AR"/>
        </w:rPr>
        <w:t xml:space="preserve">Tìm </w:t>
      </w:r>
      <w:r w:rsidR="00237BDF" w:rsidRPr="00547EA8">
        <w:t>hiểu</w:t>
      </w:r>
      <w:r w:rsidR="00237BDF" w:rsidRPr="00A7425F">
        <w:rPr>
          <w:lang w:val="es-AR"/>
        </w:rPr>
        <w:t xml:space="preserve"> về Google Web Toolkit</w:t>
      </w:r>
      <w:bookmarkEnd w:id="91"/>
      <w:bookmarkEnd w:id="92"/>
      <w:bookmarkEnd w:id="93"/>
    </w:p>
    <w:p w14:paraId="47E21B35" w14:textId="77777777" w:rsidR="00B511A7" w:rsidRPr="00A7425F" w:rsidRDefault="00B511A7" w:rsidP="00547EA8">
      <w:pPr>
        <w:pStyle w:val="Heading4"/>
        <w:spacing w:line="288" w:lineRule="auto"/>
        <w:ind w:firstLine="720"/>
        <w:rPr>
          <w:szCs w:val="26"/>
          <w:lang w:val="es-AR"/>
        </w:rPr>
      </w:pPr>
      <w:r w:rsidRPr="00A7425F">
        <w:rPr>
          <w:szCs w:val="26"/>
          <w:lang w:val="es-AR"/>
        </w:rPr>
        <w:t>1.5.1.1. Giới thiệu chung về Google Web Toolkit</w:t>
      </w:r>
    </w:p>
    <w:p w14:paraId="122BD682" w14:textId="77777777" w:rsidR="00A96E8F" w:rsidRPr="00A7425F" w:rsidRDefault="00A96E8F" w:rsidP="00547EA8">
      <w:pPr>
        <w:spacing w:line="276" w:lineRule="auto"/>
        <w:ind w:firstLine="720"/>
        <w:jc w:val="both"/>
        <w:rPr>
          <w:szCs w:val="26"/>
        </w:rPr>
      </w:pPr>
      <w:r w:rsidRPr="00A7425F">
        <w:rPr>
          <w:szCs w:val="26"/>
        </w:rPr>
        <w:t>GWT là một framework mã nguồn mở dùng để phát triển web bằng ngôn ngữ Java được bắt đầu và quản lý bởi Google. Đã có nhiều sản phẩm của Google được xây dựng bằng framework này như Google Wave và phiên bản mới của Google Adwords.</w:t>
      </w:r>
    </w:p>
    <w:p w14:paraId="36D101D5" w14:textId="77777777" w:rsidR="00A96E8F" w:rsidRPr="00A7425F" w:rsidRDefault="00A96E8F" w:rsidP="00547EA8">
      <w:pPr>
        <w:spacing w:line="276" w:lineRule="auto"/>
        <w:ind w:firstLine="720"/>
        <w:jc w:val="both"/>
        <w:rPr>
          <w:szCs w:val="26"/>
        </w:rPr>
      </w:pPr>
      <w:r w:rsidRPr="00A7425F">
        <w:rPr>
          <w:szCs w:val="26"/>
        </w:rPr>
        <w:t xml:space="preserve">GWT là một giải pháp khá toàn diện cho lập trình viên Java để xây dựng các ứng dụng web 2.0 mà không cần phải biết quá nhiều ngôn ngữ, đồng thời lại có thể gỡ lỗi trong IDE như khi gỡ lỗi một ứng dụng viết bằng Java thông thường, thiết lập các breakpoint, trong khi cùng lúc đó lại có thể truy cập trình duyệt vì đã được biên dịch thành Javascript - một lợi thế rất lớn vì bản thân Javascript không có chế độ debug, khiến cho rất khó khăn để xác định được vị trí lỗi trong đống code JS, ... </w:t>
      </w:r>
    </w:p>
    <w:p w14:paraId="0B402299" w14:textId="77777777" w:rsidR="00A96E8F" w:rsidRPr="00A7425F" w:rsidRDefault="00A96E8F" w:rsidP="00547EA8">
      <w:pPr>
        <w:spacing w:line="276" w:lineRule="auto"/>
        <w:ind w:firstLine="720"/>
        <w:jc w:val="both"/>
        <w:rPr>
          <w:szCs w:val="26"/>
        </w:rPr>
      </w:pPr>
      <w:r w:rsidRPr="00A7425F">
        <w:rPr>
          <w:szCs w:val="26"/>
        </w:rPr>
        <w:t>Trong lập trình web truyền thống, người dùng rất nhiều khi phải viết các đoạn mã nguồn khác nhau cho các trình duyệt khác nhau. Trong khi GWT sẽ làm thay việc làm việc với từng trình duyệt một cho lập trình viên bằng cách sử dụng DOM package, tức là lập trình viên sẽ chỉ tương tác với DOM package của GWT thay vì phải trực tiếp tương tác với tất cả các trình duyệt. Các lớp Widget của DOM pakage sẽ giúp cho việc xây dựng giao diện dễ dàng hơn và sẽ làm việc chính xác trên mọi trình duyệt.</w:t>
      </w:r>
    </w:p>
    <w:p w14:paraId="253F8DB3" w14:textId="1C10A49E" w:rsidR="00A96E8F" w:rsidRPr="00A7425F" w:rsidRDefault="00A96E8F" w:rsidP="00A96E8F">
      <w:pPr>
        <w:rPr>
          <w:szCs w:val="26"/>
        </w:rPr>
      </w:pPr>
      <w:r w:rsidRPr="00A7425F">
        <w:rPr>
          <w:noProof/>
          <w:szCs w:val="26"/>
        </w:rPr>
        <w:lastRenderedPageBreak/>
        <w:drawing>
          <wp:inline distT="0" distB="0" distL="0" distR="0" wp14:anchorId="458806A2" wp14:editId="6AFCF913">
            <wp:extent cx="5576570" cy="4008378"/>
            <wp:effectExtent l="0" t="0" r="11430" b="5080"/>
            <wp:docPr id="59" name="Picture 59" descr="C:\Users\NGUYENLANANH\Desktop\MẪU ĐỒ ÁN\Image\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NGUYENLANANH\Desktop\MẪU ĐỒ ÁN\Image\CONTENT.png"/>
                    <pic:cNvPicPr>
                      <a:picLocks noChangeAspect="1" noChangeArrowheads="1"/>
                    </pic:cNvPicPr>
                  </pic:nvPicPr>
                  <pic:blipFill>
                    <a:blip r:embed="rId9"/>
                    <a:srcRect/>
                    <a:stretch>
                      <a:fillRect/>
                    </a:stretch>
                  </pic:blipFill>
                  <pic:spPr bwMode="auto">
                    <a:xfrm>
                      <a:off x="0" y="0"/>
                      <a:ext cx="5576570" cy="4008378"/>
                    </a:xfrm>
                    <a:prstGeom prst="rect">
                      <a:avLst/>
                    </a:prstGeom>
                    <a:noFill/>
                    <a:ln w="9525">
                      <a:noFill/>
                      <a:miter lim="800000"/>
                      <a:headEnd/>
                      <a:tailEnd/>
                    </a:ln>
                  </pic:spPr>
                </pic:pic>
              </a:graphicData>
            </a:graphic>
          </wp:inline>
        </w:drawing>
      </w:r>
    </w:p>
    <w:p w14:paraId="3CC1D186" w14:textId="52769E81" w:rsidR="00A96E8F" w:rsidRPr="00A7425F" w:rsidRDefault="00A96E8F" w:rsidP="008A5B4C">
      <w:pPr>
        <w:pStyle w:val="StyleAnh"/>
      </w:pPr>
      <w:bookmarkStart w:id="94" w:name="_Toc357638417"/>
      <w:bookmarkStart w:id="95" w:name="_Toc293781259"/>
      <w:r w:rsidRPr="00A7425F">
        <w:t xml:space="preserve">Hình </w:t>
      </w:r>
      <w:r w:rsidR="005734C3">
        <w:fldChar w:fldCharType="begin"/>
      </w:r>
      <w:r w:rsidR="005734C3">
        <w:instrText xml:space="preserve"> SEQ Hình \* ARABIC </w:instrText>
      </w:r>
      <w:r w:rsidR="005734C3">
        <w:fldChar w:fldCharType="separate"/>
      </w:r>
      <w:r w:rsidRPr="00A7425F">
        <w:rPr>
          <w:noProof/>
        </w:rPr>
        <w:t>1</w:t>
      </w:r>
      <w:r w:rsidR="005734C3">
        <w:rPr>
          <w:noProof/>
        </w:rPr>
        <w:fldChar w:fldCharType="end"/>
      </w:r>
      <w:r w:rsidR="0034366D">
        <w:t xml:space="preserve"> - </w:t>
      </w:r>
      <w:r w:rsidRPr="00A7425F">
        <w:t xml:space="preserve"> Google Web Toolkit</w:t>
      </w:r>
      <w:bookmarkEnd w:id="94"/>
      <w:bookmarkEnd w:id="95"/>
    </w:p>
    <w:p w14:paraId="728FE435" w14:textId="77777777" w:rsidR="00A96E8F" w:rsidRPr="00A7425F" w:rsidRDefault="00A96E8F" w:rsidP="007E73BE">
      <w:pPr>
        <w:spacing w:line="276" w:lineRule="auto"/>
        <w:jc w:val="both"/>
        <w:rPr>
          <w:szCs w:val="26"/>
        </w:rPr>
      </w:pPr>
      <w:r w:rsidRPr="00A7425F">
        <w:rPr>
          <w:szCs w:val="26"/>
        </w:rPr>
        <w:tab/>
        <w:t>Phần tiếp theo người viết trình bày về ưu điểm của GWT mang lại để hiểu vì sao người viết lại sử dụng GWT vào đồ án của mình.</w:t>
      </w:r>
    </w:p>
    <w:p w14:paraId="51AEDF85" w14:textId="77777777" w:rsidR="00A96E8F" w:rsidRPr="00A7425F" w:rsidRDefault="00A96E8F" w:rsidP="007E73BE">
      <w:pPr>
        <w:spacing w:line="276" w:lineRule="auto"/>
        <w:rPr>
          <w:szCs w:val="26"/>
        </w:rPr>
      </w:pPr>
    </w:p>
    <w:p w14:paraId="6FE8955D" w14:textId="483AABED" w:rsidR="00F158DA" w:rsidRPr="00A7425F" w:rsidRDefault="00A84E6B" w:rsidP="007E73BE">
      <w:pPr>
        <w:pStyle w:val="Heading4"/>
        <w:spacing w:line="276" w:lineRule="auto"/>
        <w:ind w:firstLine="720"/>
        <w:rPr>
          <w:szCs w:val="26"/>
        </w:rPr>
      </w:pPr>
      <w:bookmarkStart w:id="96" w:name="_Toc388113261"/>
      <w:bookmarkStart w:id="97" w:name="_Toc262138435"/>
      <w:bookmarkStart w:id="98" w:name="_Toc388288930"/>
      <w:bookmarkStart w:id="99" w:name="_Toc262198028"/>
      <w:r w:rsidRPr="00A7425F">
        <w:rPr>
          <w:szCs w:val="26"/>
        </w:rPr>
        <w:t>1</w:t>
      </w:r>
      <w:r w:rsidR="001D1132" w:rsidRPr="00A7425F">
        <w:rPr>
          <w:szCs w:val="26"/>
        </w:rPr>
        <w:t>.5</w:t>
      </w:r>
      <w:r w:rsidR="00F158DA" w:rsidRPr="00A7425F">
        <w:rPr>
          <w:szCs w:val="26"/>
        </w:rPr>
        <w:t>.</w:t>
      </w:r>
      <w:r w:rsidR="001D1132" w:rsidRPr="00A7425F">
        <w:rPr>
          <w:szCs w:val="26"/>
        </w:rPr>
        <w:t>1.</w:t>
      </w:r>
      <w:r w:rsidR="00F158DA" w:rsidRPr="00A7425F">
        <w:rPr>
          <w:szCs w:val="26"/>
        </w:rPr>
        <w:t xml:space="preserve">2. </w:t>
      </w:r>
      <w:bookmarkEnd w:id="96"/>
      <w:bookmarkEnd w:id="97"/>
      <w:bookmarkEnd w:id="98"/>
      <w:bookmarkEnd w:id="99"/>
      <w:r w:rsidR="00325C23" w:rsidRPr="00A7425F">
        <w:rPr>
          <w:szCs w:val="26"/>
        </w:rPr>
        <w:t>Ưu điểm của GWT ?</w:t>
      </w:r>
    </w:p>
    <w:p w14:paraId="682870F4" w14:textId="77777777" w:rsidR="00B511A7" w:rsidRPr="00A7425F" w:rsidRDefault="00B511A7" w:rsidP="007E73BE">
      <w:pPr>
        <w:spacing w:line="276" w:lineRule="auto"/>
        <w:ind w:firstLine="720"/>
        <w:jc w:val="both"/>
        <w:rPr>
          <w:szCs w:val="26"/>
        </w:rPr>
      </w:pPr>
      <w:r w:rsidRPr="00A7425F">
        <w:rPr>
          <w:szCs w:val="26"/>
        </w:rPr>
        <w:t>GWT mang lại cho nhà phát triển nhiều lợi ích : Lập trình bằng java, sử dụng công nghệ Ajax,  hỗ trợ nhiều gói GUIs khác nhau cho các nền tảng như Web, Android, iOS  và ưu điểm nữa. Các ưu điểm ấy sẽ được trình bày cụ thể phía dưới đây.</w:t>
      </w:r>
    </w:p>
    <w:p w14:paraId="72823959" w14:textId="77777777" w:rsidR="00B511A7" w:rsidRPr="00A7425F" w:rsidRDefault="00B511A7" w:rsidP="007E73BE">
      <w:pPr>
        <w:spacing w:line="276" w:lineRule="auto"/>
        <w:jc w:val="both"/>
        <w:rPr>
          <w:szCs w:val="26"/>
        </w:rPr>
      </w:pPr>
      <w:r w:rsidRPr="00A7425F">
        <w:rPr>
          <w:szCs w:val="26"/>
        </w:rPr>
        <w:tab/>
        <w:t xml:space="preserve">Thứ nhất, GWT sử dụng ngôn ngữ Java để lập trình, điều này là một thế mạnh bởi vì Java là ngôn ngữ lập trình hướng đối tượng được ưa chuộng nhất hiện nay. Vì vậy sử dụng GWT để tạo ứng dụng web sẽ trở nên đơn giản như tạo ứng dụng window. Không những thế việc GWT chỉ sử dụng một ngôn ngữ lập trình duy nhất để viết ứng dụng web cho cả Client và Server, giúp cho việc lập trình trở nên dễ dàng hơn, không phải nhớ quá nhiều về mã nguồn và kỹ năng lập trình đối với từng ngôn ngữ. </w:t>
      </w:r>
    </w:p>
    <w:p w14:paraId="310CDA7A" w14:textId="39E7C109" w:rsidR="00B511A7" w:rsidRPr="00A7425F" w:rsidRDefault="00B511A7" w:rsidP="007E73BE">
      <w:pPr>
        <w:spacing w:line="276" w:lineRule="auto"/>
        <w:jc w:val="both"/>
        <w:rPr>
          <w:szCs w:val="26"/>
        </w:rPr>
      </w:pPr>
      <w:r w:rsidRPr="00A7425F">
        <w:rPr>
          <w:szCs w:val="26"/>
        </w:rPr>
        <w:tab/>
        <w:t xml:space="preserve">Thứ hai, sử dụng công nghệ AJAX (Asynchronous Javascript and XML có nghĩa là Javascript và XML không đồng bộ) có thể đọc là "trao quyền cho javascript" và thông qua js để cung cấp một công nghệ phía client để gọi ngầm một lệnh background để phía server thực hiện và nhận thông tin trả về, update thông tin của trang nhanh mà không cần phải load lại cả trang, điều này rất hữu ích bởi việc </w:t>
      </w:r>
      <w:r w:rsidRPr="00A7425F">
        <w:rPr>
          <w:szCs w:val="26"/>
        </w:rPr>
        <w:lastRenderedPageBreak/>
        <w:t xml:space="preserve">load lại những cái không cần thiết rất mất thời gian. GWT sử dụng AJAX để  trao đổi dữ giúp lập trình viên thoát khỏi ma trận các công nghệ khi viết các ứng dụng AJAX quá phức tạp khó khăn và gặp nhiều lỗi. Với GWT, bạn có thể phát triển và kiểm tra lỗi các ứng dụng AJAX bằng ngôn ngữ Java, sử dụng các công cụ phát triển Java tuỳ theo ý thích. </w:t>
      </w:r>
    </w:p>
    <w:p w14:paraId="55265069" w14:textId="77777777" w:rsidR="00B511A7" w:rsidRPr="00A7425F" w:rsidRDefault="00B511A7" w:rsidP="007E73BE">
      <w:pPr>
        <w:spacing w:line="276" w:lineRule="auto"/>
        <w:jc w:val="both"/>
        <w:rPr>
          <w:szCs w:val="26"/>
        </w:rPr>
      </w:pPr>
      <w:r w:rsidRPr="00A7425F">
        <w:rPr>
          <w:szCs w:val="26"/>
        </w:rPr>
        <w:tab/>
        <w:t>Thứ ba, GWT là một framework mã nguồn mở hỗ trợ nhiều gói GUIs khác nhau cho các nền tảng như Web, Android, iOS bằng cách cung cấp nhiều thư viện, đặt biệt nó cung cấp một thư viện các widget, panel giúp việc xử lý sự kiện như control Windows và thiết kế layout với các quy định chặt chẽ.</w:t>
      </w:r>
    </w:p>
    <w:p w14:paraId="51A40229" w14:textId="541F6912" w:rsidR="00B511A7" w:rsidRPr="00A7425F" w:rsidRDefault="00B511A7" w:rsidP="008A5B4C">
      <w:pPr>
        <w:pStyle w:val="StyleAnh"/>
      </w:pPr>
      <w:bookmarkStart w:id="100" w:name="_Toc293781260"/>
      <w:r w:rsidRPr="00A7425F">
        <w:rPr>
          <w:noProof/>
          <w:lang w:val="en-US"/>
        </w:rPr>
        <w:drawing>
          <wp:inline distT="0" distB="0" distL="0" distR="0" wp14:anchorId="49446878" wp14:editId="32F21139">
            <wp:extent cx="5576570" cy="2918069"/>
            <wp:effectExtent l="0" t="0" r="11430" b="3175"/>
            <wp:docPr id="51" name="Picture 51" descr="C:\Users\NGUYENLANANH\Desktop\MẪU ĐỒ ÁN\Image\gwt-widgets-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NGUYENLANANH\Desktop\MẪU ĐỒ ÁN\Image\gwt-widgets-lo.png"/>
                    <pic:cNvPicPr>
                      <a:picLocks noChangeAspect="1" noChangeArrowheads="1"/>
                    </pic:cNvPicPr>
                  </pic:nvPicPr>
                  <pic:blipFill>
                    <a:blip r:embed="rId10"/>
                    <a:srcRect/>
                    <a:stretch>
                      <a:fillRect/>
                    </a:stretch>
                  </pic:blipFill>
                  <pic:spPr bwMode="auto">
                    <a:xfrm>
                      <a:off x="0" y="0"/>
                      <a:ext cx="5576570" cy="2918069"/>
                    </a:xfrm>
                    <a:prstGeom prst="rect">
                      <a:avLst/>
                    </a:prstGeom>
                    <a:noFill/>
                    <a:ln w="9525">
                      <a:noFill/>
                      <a:miter lim="800000"/>
                      <a:headEnd/>
                      <a:tailEnd/>
                    </a:ln>
                  </pic:spPr>
                </pic:pic>
              </a:graphicData>
            </a:graphic>
          </wp:inline>
        </w:drawing>
      </w:r>
      <w:bookmarkStart w:id="101" w:name="_Toc357638418"/>
      <w:r w:rsidRPr="00A7425F">
        <w:t xml:space="preserve"> Hình </w:t>
      </w:r>
      <w:r w:rsidR="005734C3">
        <w:fldChar w:fldCharType="begin"/>
      </w:r>
      <w:r w:rsidR="005734C3">
        <w:instrText xml:space="preserve"> SEQ Hình \* ARABIC </w:instrText>
      </w:r>
      <w:r w:rsidR="005734C3">
        <w:fldChar w:fldCharType="separate"/>
      </w:r>
      <w:r w:rsidRPr="00A7425F">
        <w:rPr>
          <w:noProof/>
        </w:rPr>
        <w:t>2</w:t>
      </w:r>
      <w:r w:rsidR="005734C3">
        <w:rPr>
          <w:noProof/>
        </w:rPr>
        <w:fldChar w:fldCharType="end"/>
      </w:r>
      <w:r w:rsidR="00D958E4">
        <w:t xml:space="preserve"> -</w:t>
      </w:r>
      <w:r w:rsidRPr="00A7425F">
        <w:t xml:space="preserve"> Các widgets của GWT</w:t>
      </w:r>
      <w:bookmarkEnd w:id="100"/>
      <w:bookmarkEnd w:id="101"/>
    </w:p>
    <w:p w14:paraId="1BF3C519" w14:textId="77777777" w:rsidR="00B511A7" w:rsidRPr="00A7425F" w:rsidRDefault="00B511A7" w:rsidP="007E73BE">
      <w:pPr>
        <w:spacing w:line="276" w:lineRule="auto"/>
        <w:jc w:val="both"/>
        <w:rPr>
          <w:szCs w:val="26"/>
        </w:rPr>
      </w:pPr>
      <w:r w:rsidRPr="00A7425F">
        <w:rPr>
          <w:szCs w:val="26"/>
        </w:rPr>
        <w:tab/>
        <w:t>Cuối cùng, khi bạn triển khai ứng dụng của mình, bộ biên dịch của GWT sẽ dịch ứng dụng Java của bạn sang Javascript và HTML. Kết quả cuối cùng trả về cho client hoàn toàn là Javascript và HTML. Với các nhà phát triển web truyền thống, sẽ phải cấu hình khác nhau cho mỗi trình duyệt, nhưng với nhà phát triển GWT thì không phải cấu hình bất cứ trường hợp riêng nào. Không những thế, việc trả về HTML và Javascrip sẽ không yêu cầu cấu hình môi trường phía client đây là điểm mấu chốt để sử dụng GWT tạo ứng dụng cho cả Web và mobile.</w:t>
      </w:r>
    </w:p>
    <w:p w14:paraId="71DD20A1" w14:textId="77777777" w:rsidR="00B511A7" w:rsidRPr="00A7425F" w:rsidRDefault="00B511A7" w:rsidP="007E73BE">
      <w:pPr>
        <w:spacing w:line="276" w:lineRule="auto"/>
        <w:jc w:val="both"/>
        <w:rPr>
          <w:szCs w:val="26"/>
        </w:rPr>
      </w:pPr>
      <w:r w:rsidRPr="00A7425F">
        <w:rPr>
          <w:szCs w:val="26"/>
        </w:rPr>
        <w:tab/>
        <w:t>Có nhiều ưu điểm như vậy nhưng nhiều nhà phát triển chưa dùng GWT bởi vì các hạn chế của nó.</w:t>
      </w:r>
    </w:p>
    <w:p w14:paraId="6BC4D9E2" w14:textId="1AD01022" w:rsidR="005161F9" w:rsidRPr="00A7425F" w:rsidRDefault="00A84E6B" w:rsidP="00952D61">
      <w:pPr>
        <w:pStyle w:val="Heading3"/>
        <w:ind w:firstLine="643"/>
      </w:pPr>
      <w:bookmarkStart w:id="102" w:name="_Toc388113262"/>
      <w:bookmarkStart w:id="103" w:name="_Toc262138436"/>
      <w:bookmarkStart w:id="104" w:name="_Toc388288931"/>
      <w:bookmarkStart w:id="105" w:name="_Toc262198029"/>
      <w:bookmarkStart w:id="106" w:name="_Toc263056546"/>
      <w:bookmarkStart w:id="107" w:name="_Toc293773505"/>
      <w:bookmarkStart w:id="108" w:name="_Toc293784700"/>
      <w:bookmarkStart w:id="109" w:name="_Toc293785719"/>
      <w:r w:rsidRPr="00A7425F">
        <w:t>1</w:t>
      </w:r>
      <w:r w:rsidR="00F158DA" w:rsidRPr="00A7425F">
        <w:t>.</w:t>
      </w:r>
      <w:r w:rsidR="001D1132" w:rsidRPr="00A7425F">
        <w:t>5.</w:t>
      </w:r>
      <w:r w:rsidR="00325C23" w:rsidRPr="00A7425F">
        <w:t>1</w:t>
      </w:r>
      <w:r w:rsidR="00F158DA" w:rsidRPr="00A7425F">
        <w:t>.</w:t>
      </w:r>
      <w:r w:rsidR="00325C23" w:rsidRPr="00A7425F">
        <w:t>3</w:t>
      </w:r>
      <w:r w:rsidR="00F158DA" w:rsidRPr="00A7425F">
        <w:t xml:space="preserve"> </w:t>
      </w:r>
      <w:bookmarkEnd w:id="102"/>
      <w:bookmarkEnd w:id="103"/>
      <w:bookmarkEnd w:id="104"/>
      <w:bookmarkEnd w:id="105"/>
      <w:bookmarkEnd w:id="106"/>
      <w:r w:rsidR="00325C23" w:rsidRPr="00A7425F">
        <w:t>Hạn chế của GWT ?</w:t>
      </w:r>
      <w:bookmarkEnd w:id="107"/>
      <w:bookmarkEnd w:id="108"/>
      <w:bookmarkEnd w:id="109"/>
    </w:p>
    <w:p w14:paraId="4E47BE90" w14:textId="77777777" w:rsidR="00B511A7" w:rsidRPr="00A7425F" w:rsidRDefault="00B511A7" w:rsidP="00952D61">
      <w:pPr>
        <w:spacing w:line="276" w:lineRule="auto"/>
        <w:ind w:firstLine="643"/>
        <w:jc w:val="both"/>
        <w:rPr>
          <w:szCs w:val="26"/>
          <w:lang w:val="fr-FR"/>
        </w:rPr>
      </w:pPr>
      <w:r w:rsidRPr="00A7425F">
        <w:rPr>
          <w:szCs w:val="26"/>
          <w:lang w:val="fr-FR"/>
        </w:rPr>
        <w:t>GWT mang rất nhiều ưu điểm như đã nói ở trên, nhưng tồn tại song song với những ưu điểm ấy là những hạn chế sau :</w:t>
      </w:r>
    </w:p>
    <w:p w14:paraId="31667E58" w14:textId="77777777" w:rsidR="00B511A7" w:rsidRPr="00A7425F" w:rsidRDefault="00B511A7" w:rsidP="00D162DF">
      <w:pPr>
        <w:pStyle w:val="ListParagraph"/>
        <w:numPr>
          <w:ilvl w:val="0"/>
          <w:numId w:val="15"/>
        </w:numPr>
        <w:spacing w:after="200" w:line="276" w:lineRule="auto"/>
        <w:jc w:val="both"/>
        <w:rPr>
          <w:rFonts w:ascii="Times New Roman" w:hAnsi="Times New Roman"/>
          <w:sz w:val="26"/>
          <w:szCs w:val="26"/>
          <w:lang w:val="fr-FR"/>
        </w:rPr>
      </w:pPr>
      <w:r w:rsidRPr="00A7425F">
        <w:rPr>
          <w:rFonts w:ascii="Times New Roman" w:hAnsi="Times New Roman"/>
          <w:sz w:val="26"/>
          <w:szCs w:val="26"/>
          <w:lang w:val="fr-FR"/>
        </w:rPr>
        <w:t>Các mã HTML và Javascript mà GWT tạo ra khá nặng.</w:t>
      </w:r>
    </w:p>
    <w:p w14:paraId="4409BC40" w14:textId="77777777" w:rsidR="00B511A7" w:rsidRPr="00A7425F" w:rsidRDefault="00B511A7" w:rsidP="00D162DF">
      <w:pPr>
        <w:pStyle w:val="ListParagraph"/>
        <w:numPr>
          <w:ilvl w:val="0"/>
          <w:numId w:val="15"/>
        </w:numPr>
        <w:spacing w:after="200" w:line="276" w:lineRule="auto"/>
        <w:jc w:val="both"/>
        <w:rPr>
          <w:rFonts w:ascii="Times New Roman" w:hAnsi="Times New Roman"/>
          <w:sz w:val="26"/>
          <w:szCs w:val="26"/>
          <w:lang w:val="fr-FR"/>
        </w:rPr>
      </w:pPr>
      <w:r w:rsidRPr="00A7425F">
        <w:rPr>
          <w:rFonts w:ascii="Times New Roman" w:hAnsi="Times New Roman"/>
          <w:sz w:val="26"/>
          <w:szCs w:val="26"/>
          <w:lang w:val="fr-FR"/>
        </w:rPr>
        <w:t>Các nhà phát triển Java khi triển khai Tag Ajax chỉ mất vài phút nhưng với GWT thì mất thời gian khá lâu?????</w:t>
      </w:r>
    </w:p>
    <w:p w14:paraId="4487CBA0" w14:textId="77777777" w:rsidR="00B511A7" w:rsidRPr="00A7425F" w:rsidRDefault="00B511A7" w:rsidP="00D162DF">
      <w:pPr>
        <w:pStyle w:val="ListParagraph"/>
        <w:numPr>
          <w:ilvl w:val="0"/>
          <w:numId w:val="15"/>
        </w:numPr>
        <w:spacing w:after="200" w:line="276" w:lineRule="auto"/>
        <w:jc w:val="both"/>
        <w:rPr>
          <w:rFonts w:ascii="Times New Roman" w:hAnsi="Times New Roman"/>
          <w:sz w:val="26"/>
          <w:szCs w:val="26"/>
          <w:lang w:val="fr-FR"/>
        </w:rPr>
      </w:pPr>
      <w:r w:rsidRPr="00A7425F">
        <w:rPr>
          <w:rFonts w:ascii="Times New Roman" w:hAnsi="Times New Roman"/>
          <w:sz w:val="26"/>
          <w:szCs w:val="26"/>
          <w:lang w:val="fr-FR"/>
        </w:rPr>
        <w:lastRenderedPageBreak/>
        <w:t>Không lập chỉ mục tìm kiếm: các trang web được tạo ra bởi GWT sẽ không được lập chỉ mục của công cụ tìm kiếm vì các nội dung được tạo ra tự động.</w:t>
      </w:r>
    </w:p>
    <w:p w14:paraId="289B93F1" w14:textId="77777777" w:rsidR="00B511A7" w:rsidRPr="00A7425F" w:rsidRDefault="00B511A7" w:rsidP="00D162DF">
      <w:pPr>
        <w:pStyle w:val="ListParagraph"/>
        <w:numPr>
          <w:ilvl w:val="0"/>
          <w:numId w:val="15"/>
        </w:numPr>
        <w:spacing w:after="200" w:line="276" w:lineRule="auto"/>
        <w:jc w:val="both"/>
        <w:rPr>
          <w:rFonts w:ascii="Times New Roman" w:hAnsi="Times New Roman"/>
          <w:sz w:val="26"/>
          <w:szCs w:val="26"/>
          <w:lang w:val="fr-FR"/>
        </w:rPr>
      </w:pPr>
      <w:r w:rsidRPr="00A7425F">
        <w:rPr>
          <w:rFonts w:ascii="Times New Roman" w:hAnsi="Times New Roman"/>
          <w:sz w:val="26"/>
          <w:szCs w:val="26"/>
          <w:lang w:val="fr-FR"/>
        </w:rPr>
        <w:t>GWT chưa quen thuộc với các nhà thiết kế web cổ điển khi họ muốn thay đổi ở html, css.</w:t>
      </w:r>
    </w:p>
    <w:p w14:paraId="536A92E9" w14:textId="328A81A4" w:rsidR="00325C23" w:rsidRPr="00A7425F" w:rsidRDefault="00325C23" w:rsidP="00952D61">
      <w:pPr>
        <w:spacing w:line="276" w:lineRule="auto"/>
        <w:ind w:firstLine="643"/>
        <w:rPr>
          <w:b/>
          <w:szCs w:val="26"/>
        </w:rPr>
      </w:pPr>
      <w:r w:rsidRPr="00A7425F">
        <w:rPr>
          <w:b/>
          <w:szCs w:val="26"/>
        </w:rPr>
        <w:t>1.5.1.4 Các thành phần của GWT</w:t>
      </w:r>
    </w:p>
    <w:p w14:paraId="6FFCC523" w14:textId="77777777" w:rsidR="00862657" w:rsidRPr="00A7425F" w:rsidRDefault="00862657" w:rsidP="00D162DF">
      <w:pPr>
        <w:pStyle w:val="ListParagraph"/>
        <w:numPr>
          <w:ilvl w:val="0"/>
          <w:numId w:val="16"/>
        </w:numPr>
        <w:autoSpaceDE w:val="0"/>
        <w:autoSpaceDN w:val="0"/>
        <w:adjustRightInd w:val="0"/>
        <w:spacing w:after="91" w:line="276" w:lineRule="auto"/>
        <w:jc w:val="both"/>
        <w:rPr>
          <w:rFonts w:ascii="Times New Roman" w:hAnsi="Times New Roman"/>
          <w:color w:val="000000"/>
          <w:sz w:val="26"/>
          <w:szCs w:val="26"/>
        </w:rPr>
      </w:pPr>
      <w:r w:rsidRPr="00A7425F">
        <w:rPr>
          <w:rFonts w:ascii="Times New Roman" w:hAnsi="Times New Roman"/>
          <w:color w:val="000000"/>
          <w:sz w:val="26"/>
          <w:szCs w:val="26"/>
        </w:rPr>
        <w:t>Bộ biên dịch Java-to-JavaScript: Dùng để dịch tất cả các mã nguồn Java của ứng dụng GWT sang code JavaScript và HTML.</w:t>
      </w:r>
    </w:p>
    <w:p w14:paraId="4F23C820" w14:textId="77777777" w:rsidR="00862657" w:rsidRPr="00A7425F" w:rsidRDefault="00862657" w:rsidP="00D162DF">
      <w:pPr>
        <w:pStyle w:val="ListParagraph"/>
        <w:numPr>
          <w:ilvl w:val="0"/>
          <w:numId w:val="16"/>
        </w:numPr>
        <w:autoSpaceDE w:val="0"/>
        <w:autoSpaceDN w:val="0"/>
        <w:adjustRightInd w:val="0"/>
        <w:spacing w:after="91" w:line="276" w:lineRule="auto"/>
        <w:jc w:val="both"/>
        <w:rPr>
          <w:rFonts w:ascii="Times New Roman" w:hAnsi="Times New Roman"/>
          <w:color w:val="000000"/>
          <w:sz w:val="26"/>
          <w:szCs w:val="26"/>
        </w:rPr>
      </w:pPr>
      <w:r w:rsidRPr="00A7425F">
        <w:rPr>
          <w:rFonts w:ascii="Times New Roman" w:hAnsi="Times New Roman"/>
          <w:color w:val="000000"/>
          <w:sz w:val="26"/>
          <w:szCs w:val="26"/>
        </w:rPr>
        <w:t xml:space="preserve">Trình duyệt dành cho Hosted Mode: Dùng để các lập trình viên chạy ứng dụng GWT bằng hosted mode. </w:t>
      </w:r>
    </w:p>
    <w:p w14:paraId="2AC14992" w14:textId="77777777" w:rsidR="00862657" w:rsidRPr="00A7425F" w:rsidRDefault="00862657" w:rsidP="00D162DF">
      <w:pPr>
        <w:pStyle w:val="ListParagraph"/>
        <w:numPr>
          <w:ilvl w:val="0"/>
          <w:numId w:val="16"/>
        </w:numPr>
        <w:autoSpaceDE w:val="0"/>
        <w:autoSpaceDN w:val="0"/>
        <w:adjustRightInd w:val="0"/>
        <w:spacing w:line="276" w:lineRule="auto"/>
        <w:jc w:val="both"/>
        <w:rPr>
          <w:rFonts w:ascii="Times New Roman" w:hAnsi="Times New Roman"/>
          <w:color w:val="000000"/>
          <w:sz w:val="26"/>
          <w:szCs w:val="26"/>
        </w:rPr>
      </w:pPr>
      <w:r w:rsidRPr="00A7425F">
        <w:rPr>
          <w:rFonts w:ascii="Times New Roman" w:hAnsi="Times New Roman"/>
          <w:color w:val="000000"/>
          <w:sz w:val="26"/>
          <w:szCs w:val="26"/>
        </w:rPr>
        <w:t xml:space="preserve">Thư viện JRE (Java Runtime Environment): Chỉ có 2 thư viện chuẩn của Java được sử dụng trong GWT là java.lang và java.util. </w:t>
      </w:r>
    </w:p>
    <w:p w14:paraId="069C4FF7" w14:textId="543026A0" w:rsidR="00862657" w:rsidRPr="00A7425F" w:rsidRDefault="00862657" w:rsidP="00952D61">
      <w:pPr>
        <w:spacing w:line="276" w:lineRule="auto"/>
        <w:ind w:firstLine="643"/>
        <w:rPr>
          <w:b/>
          <w:szCs w:val="26"/>
        </w:rPr>
      </w:pPr>
      <w:r w:rsidRPr="00A7425F">
        <w:rPr>
          <w:color w:val="000000"/>
          <w:szCs w:val="26"/>
        </w:rPr>
        <w:t>Các thư viện của GWT để thiết kế giao diện: Là các thư viện chứa các lớp được tạo sẵn (API) hoặc do người dùng tự tạo, dùng để tạo các đối tượng AJAX bằng Java trong các ứng dụng GWT. Hay còn được gọi là các widget.</w:t>
      </w:r>
    </w:p>
    <w:p w14:paraId="4912E64B" w14:textId="77777777" w:rsidR="005161F9" w:rsidRPr="00A7425F" w:rsidRDefault="005161F9" w:rsidP="007E73BE">
      <w:pPr>
        <w:spacing w:line="276" w:lineRule="auto"/>
        <w:rPr>
          <w:b/>
          <w:szCs w:val="26"/>
        </w:rPr>
      </w:pPr>
    </w:p>
    <w:p w14:paraId="27E517FC" w14:textId="28C6D04D" w:rsidR="00325C23" w:rsidRPr="00A7425F" w:rsidRDefault="007C6E1E" w:rsidP="007E73BE">
      <w:pPr>
        <w:spacing w:line="276" w:lineRule="auto"/>
        <w:rPr>
          <w:b/>
          <w:szCs w:val="26"/>
        </w:rPr>
      </w:pPr>
      <w:r w:rsidRPr="00A7425F">
        <w:rPr>
          <w:b/>
          <w:szCs w:val="26"/>
        </w:rPr>
        <w:t xml:space="preserve">    </w:t>
      </w:r>
      <w:r w:rsidR="00810406" w:rsidRPr="00A7425F">
        <w:rPr>
          <w:b/>
          <w:szCs w:val="26"/>
        </w:rPr>
        <w:t xml:space="preserve">     </w:t>
      </w:r>
      <w:r w:rsidRPr="00A7425F">
        <w:rPr>
          <w:b/>
          <w:szCs w:val="26"/>
        </w:rPr>
        <w:t xml:space="preserve">  </w:t>
      </w:r>
      <w:r w:rsidR="00325C23" w:rsidRPr="00A7425F">
        <w:rPr>
          <w:b/>
          <w:szCs w:val="26"/>
        </w:rPr>
        <w:t>1.5.1.5 Cấu trúc của một GWT Application</w:t>
      </w:r>
    </w:p>
    <w:p w14:paraId="7A4320B4" w14:textId="77777777" w:rsidR="00862657" w:rsidRPr="00A7425F" w:rsidRDefault="00862657" w:rsidP="007E73BE">
      <w:pPr>
        <w:spacing w:line="276" w:lineRule="auto"/>
        <w:ind w:firstLine="720"/>
        <w:jc w:val="both"/>
        <w:rPr>
          <w:szCs w:val="26"/>
          <w:lang w:val="fr-FR"/>
        </w:rPr>
      </w:pPr>
    </w:p>
    <w:p w14:paraId="1050791E" w14:textId="77777777" w:rsidR="00862657" w:rsidRPr="00A7425F" w:rsidRDefault="00862657" w:rsidP="007E73BE">
      <w:pPr>
        <w:spacing w:line="276" w:lineRule="auto"/>
        <w:ind w:firstLine="720"/>
        <w:jc w:val="both"/>
        <w:rPr>
          <w:szCs w:val="26"/>
          <w:lang w:val="fr-FR"/>
        </w:rPr>
      </w:pPr>
      <w:r w:rsidRPr="00A7425F">
        <w:rPr>
          <w:szCs w:val="26"/>
          <w:lang w:val="fr-FR"/>
        </w:rPr>
        <w:t>Khi một project được khởi tạo, ngoài trang chủ html, các file config nói sẽ chứa 3 thư mục con như sau: Thư mục src, thư mục  war, thư mục test.</w:t>
      </w:r>
    </w:p>
    <w:p w14:paraId="0896D144" w14:textId="77777777" w:rsidR="00862657" w:rsidRPr="00A7425F" w:rsidRDefault="00862657" w:rsidP="007E73BE">
      <w:pPr>
        <w:pStyle w:val="Caption"/>
        <w:spacing w:line="276" w:lineRule="auto"/>
        <w:rPr>
          <w:lang w:val="vi-VN"/>
        </w:rPr>
      </w:pPr>
      <w:r w:rsidRPr="00A7425F">
        <w:rPr>
          <w:noProof/>
        </w:rPr>
        <w:lastRenderedPageBreak/>
        <w:drawing>
          <wp:inline distT="0" distB="0" distL="0" distR="0" wp14:anchorId="47B7604D" wp14:editId="60F63A72">
            <wp:extent cx="3190875" cy="4067175"/>
            <wp:effectExtent l="171450" t="133350" r="371475" b="3143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tretch>
                      <a:fillRect/>
                    </a:stretch>
                  </pic:blipFill>
                  <pic:spPr bwMode="auto">
                    <a:xfrm>
                      <a:off x="0" y="0"/>
                      <a:ext cx="3190875" cy="4067175"/>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110" w:name="_Toc357638419"/>
      <w:r w:rsidRPr="00A7425F">
        <w:rPr>
          <w:lang w:val="vi-VN"/>
        </w:rPr>
        <w:t xml:space="preserve"> </w:t>
      </w:r>
    </w:p>
    <w:p w14:paraId="2823E552" w14:textId="5F9343E2" w:rsidR="00862657" w:rsidRPr="00A7425F" w:rsidRDefault="00862657" w:rsidP="008A5B4C">
      <w:pPr>
        <w:pStyle w:val="StyleAnh"/>
      </w:pPr>
      <w:bookmarkStart w:id="111" w:name="_Toc293781261"/>
      <w:r w:rsidRPr="00A7425F">
        <w:t xml:space="preserve">Hình </w:t>
      </w:r>
      <w:r w:rsidR="005734C3">
        <w:fldChar w:fldCharType="begin"/>
      </w:r>
      <w:r w:rsidR="005734C3">
        <w:instrText xml:space="preserve"> SEQ Hình \* ARABIC </w:instrText>
      </w:r>
      <w:r w:rsidR="005734C3">
        <w:fldChar w:fldCharType="separate"/>
      </w:r>
      <w:r w:rsidRPr="00A7425F">
        <w:rPr>
          <w:noProof/>
        </w:rPr>
        <w:t>3</w:t>
      </w:r>
      <w:r w:rsidR="005734C3">
        <w:rPr>
          <w:noProof/>
        </w:rPr>
        <w:fldChar w:fldCharType="end"/>
      </w:r>
      <w:r w:rsidR="00545BB4">
        <w:t xml:space="preserve"> - </w:t>
      </w:r>
      <w:r w:rsidRPr="00A7425F">
        <w:t xml:space="preserve"> Cấu trúc một ứng dụng GWT</w:t>
      </w:r>
      <w:bookmarkEnd w:id="110"/>
      <w:bookmarkEnd w:id="111"/>
    </w:p>
    <w:p w14:paraId="6C8A4D9D" w14:textId="77777777" w:rsidR="00E9171D" w:rsidRPr="00A7425F" w:rsidRDefault="00BB21AC" w:rsidP="007E73BE">
      <w:pPr>
        <w:spacing w:line="276" w:lineRule="auto"/>
        <w:rPr>
          <w:b/>
          <w:szCs w:val="26"/>
        </w:rPr>
      </w:pPr>
      <w:r w:rsidRPr="00A7425F">
        <w:rPr>
          <w:b/>
          <w:szCs w:val="26"/>
        </w:rPr>
        <w:tab/>
      </w:r>
    </w:p>
    <w:p w14:paraId="25F1F995" w14:textId="77777777" w:rsidR="00E9171D" w:rsidRPr="00A7425F" w:rsidRDefault="00E9171D" w:rsidP="007E73BE">
      <w:pPr>
        <w:spacing w:line="276" w:lineRule="auto"/>
        <w:rPr>
          <w:b/>
          <w:szCs w:val="26"/>
        </w:rPr>
      </w:pPr>
    </w:p>
    <w:p w14:paraId="5646B7FE" w14:textId="61066AAA" w:rsidR="00862657" w:rsidRPr="00A7425F" w:rsidRDefault="00B9526F" w:rsidP="007E73BE">
      <w:pPr>
        <w:spacing w:line="276" w:lineRule="auto"/>
        <w:rPr>
          <w:b/>
          <w:szCs w:val="26"/>
        </w:rPr>
      </w:pPr>
      <w:r w:rsidRPr="00A7425F">
        <w:rPr>
          <w:b/>
          <w:szCs w:val="26"/>
        </w:rPr>
        <w:tab/>
      </w:r>
      <w:r w:rsidR="00BB21AC" w:rsidRPr="00A7425F">
        <w:rPr>
          <w:b/>
          <w:szCs w:val="26"/>
        </w:rPr>
        <w:t>1.5.1.5.1 Trang chủ HTML</w:t>
      </w:r>
    </w:p>
    <w:p w14:paraId="745E3178" w14:textId="4E36E1E2" w:rsidR="00E9171D" w:rsidRPr="00A7425F" w:rsidRDefault="00E9171D" w:rsidP="00E9171D">
      <w:pPr>
        <w:spacing w:line="288" w:lineRule="auto"/>
        <w:jc w:val="both"/>
        <w:rPr>
          <w:szCs w:val="26"/>
        </w:rPr>
      </w:pPr>
      <w:r w:rsidRPr="00A7425F">
        <w:rPr>
          <w:b/>
          <w:szCs w:val="26"/>
        </w:rPr>
        <w:tab/>
      </w:r>
      <w:r w:rsidRPr="00A7425F">
        <w:rPr>
          <w:szCs w:val="26"/>
        </w:rPr>
        <w:t>Các mô đun GWT được lưu trữ trên một máy chủ web như một tập hợp các tập tin JavaScript và liên quan. Để chạy các mô đun đó, nó phải được tải từ một trang web từ phía client. Mọi trang HTML có chứa một ứng dụng GWT thông qua một thẻ SCRIPT. Trang HTML này được gọi là một trang chủ HTML. Một trang chủ HTML điển hình cho một ứng dụng được viết với GWT từ đầu có thể không bao gồm bất kỳ nội dung có thể nhìn thấy ở thẻ body.</w:t>
      </w:r>
    </w:p>
    <w:p w14:paraId="5C9CB696" w14:textId="77777777" w:rsidR="00E9171D" w:rsidRPr="00A7425F" w:rsidRDefault="00E9171D" w:rsidP="00E9171D">
      <w:pPr>
        <w:spacing w:line="288" w:lineRule="auto"/>
        <w:jc w:val="both"/>
        <w:rPr>
          <w:szCs w:val="26"/>
        </w:rPr>
      </w:pPr>
      <w:r w:rsidRPr="00A7425F">
        <w:rPr>
          <w:szCs w:val="26"/>
        </w:rPr>
        <w:tab/>
        <w:t>Nhưng GWT được thiết kế để làm cho nó dễ dàng thêm chức năng GWT cho các ứng dụng web hiện tại với chỉ thay đổi nhỏ. Nó có thể cho phép các mô-đun GWT có chọn lọc chèn các widget vào địa điểm cụ thể trong một trang HTML. Để thực hiện điều này, sử dụng thuộc tính id trong thẻ HTML của bạn để xác định một định danh duy nhất là mã GWT của bạn sẽ sử dụng để đính kèm các vật dụng với phần tử HTML. Chú ý rằng các thẻ td bao gồm một thuộc tính id liên kết với chúng. Thuộc tính này có thể truy cập thông qua các lớp DOM. Bạn có thể dễ dàng đính kèm các vật dụng bằng cách sử dụng phương pháp RootPanel.get ().</w:t>
      </w:r>
    </w:p>
    <w:p w14:paraId="03158B36" w14:textId="77777777" w:rsidR="00E9171D" w:rsidRPr="00A7425F" w:rsidRDefault="00E9171D" w:rsidP="00E9171D">
      <w:pPr>
        <w:spacing w:line="288" w:lineRule="auto"/>
        <w:jc w:val="both"/>
        <w:rPr>
          <w:szCs w:val="26"/>
        </w:rPr>
      </w:pPr>
      <w:r w:rsidRPr="00A7425F">
        <w:rPr>
          <w:szCs w:val="26"/>
        </w:rPr>
        <w:lastRenderedPageBreak/>
        <w:tab/>
        <w:t>Theo cách này, chức năng GWT có thể được thêm vào như là chỉ là một phần của trang đã có, và thay đổi cách bố trí ứng dụng có thể được thực hiện trong đơn giản HTML. Một trang HTML máy chủ không phải là nội dung tĩnh. Nó cũng có thể được tạo ra bởi một servlet, hoặc một trang JSP.</w:t>
      </w:r>
    </w:p>
    <w:p w14:paraId="6602FB11" w14:textId="737CEC4D" w:rsidR="00E9171D" w:rsidRPr="00A7425F" w:rsidRDefault="00E9171D" w:rsidP="00E9171D">
      <w:pPr>
        <w:spacing w:line="288" w:lineRule="auto"/>
        <w:jc w:val="both"/>
        <w:rPr>
          <w:b/>
          <w:szCs w:val="26"/>
        </w:rPr>
      </w:pPr>
      <w:r w:rsidRPr="00A7425F">
        <w:rPr>
          <w:szCs w:val="26"/>
        </w:rPr>
        <w:tab/>
      </w:r>
      <w:r w:rsidRPr="00A7425F">
        <w:rPr>
          <w:b/>
          <w:szCs w:val="26"/>
        </w:rPr>
        <w:t xml:space="preserve">1.5.1.5.2  Thư mục </w:t>
      </w:r>
      <w:r w:rsidR="001022C5" w:rsidRPr="00A7425F">
        <w:rPr>
          <w:b/>
          <w:szCs w:val="26"/>
        </w:rPr>
        <w:t>src</w:t>
      </w:r>
    </w:p>
    <w:p w14:paraId="72235CB7" w14:textId="13E4B16C" w:rsidR="00E9171D" w:rsidRPr="00A7425F" w:rsidRDefault="001D21B2" w:rsidP="00E9171D">
      <w:pPr>
        <w:spacing w:line="288" w:lineRule="auto"/>
        <w:jc w:val="both"/>
        <w:rPr>
          <w:szCs w:val="26"/>
        </w:rPr>
      </w:pPr>
      <w:r w:rsidRPr="00A7425F">
        <w:rPr>
          <w:szCs w:val="26"/>
        </w:rPr>
        <w:tab/>
      </w:r>
      <w:r w:rsidR="00E9171D" w:rsidRPr="00A7425F">
        <w:rPr>
          <w:szCs w:val="26"/>
        </w:rPr>
        <w:t>Trong thư mục src sẽ chứa</w:t>
      </w:r>
      <w:r w:rsidR="00E17B51" w:rsidRPr="00A7425F">
        <w:rPr>
          <w:szCs w:val="26"/>
        </w:rPr>
        <w:t xml:space="preserve">  3 gói: client, server và share:</w:t>
      </w:r>
    </w:p>
    <w:p w14:paraId="51A8C87F" w14:textId="77777777" w:rsidR="00E9171D" w:rsidRPr="00A7425F" w:rsidRDefault="00E9171D" w:rsidP="00E9171D">
      <w:pPr>
        <w:spacing w:line="288" w:lineRule="auto"/>
        <w:jc w:val="both"/>
        <w:rPr>
          <w:szCs w:val="26"/>
        </w:rPr>
      </w:pPr>
    </w:p>
    <w:tbl>
      <w:tblPr>
        <w:tblW w:w="5000" w:type="pct"/>
        <w:tblBorders>
          <w:top w:val="single" w:sz="6" w:space="0" w:color="BBBBBB"/>
          <w:left w:val="single" w:sz="6" w:space="0" w:color="BBBBBB"/>
          <w:bottom w:val="single" w:sz="6" w:space="0" w:color="BBBBBB"/>
          <w:right w:val="single" w:sz="6" w:space="0" w:color="BBBBBB"/>
        </w:tblBorders>
        <w:shd w:val="clear" w:color="auto" w:fill="FFFFFF"/>
        <w:tblLayout w:type="fixed"/>
        <w:tblCellMar>
          <w:left w:w="0" w:type="dxa"/>
          <w:right w:w="0" w:type="dxa"/>
        </w:tblCellMar>
        <w:tblLook w:val="04A0" w:firstRow="1" w:lastRow="0" w:firstColumn="1" w:lastColumn="0" w:noHBand="0" w:noVBand="1"/>
      </w:tblPr>
      <w:tblGrid>
        <w:gridCol w:w="2080"/>
        <w:gridCol w:w="2623"/>
        <w:gridCol w:w="4379"/>
      </w:tblGrid>
      <w:tr w:rsidR="00E9171D" w:rsidRPr="00A7425F" w14:paraId="66E364FE" w14:textId="77777777" w:rsidTr="00042893">
        <w:tc>
          <w:tcPr>
            <w:tcW w:w="1145" w:type="pct"/>
            <w:tcBorders>
              <w:top w:val="single" w:sz="6" w:space="0" w:color="4D90FE"/>
              <w:left w:val="single" w:sz="6" w:space="0" w:color="4D90FE"/>
              <w:bottom w:val="single" w:sz="6" w:space="0" w:color="4D90FE"/>
              <w:right w:val="single" w:sz="6" w:space="0" w:color="4D90FE"/>
            </w:tcBorders>
            <w:shd w:val="clear" w:color="auto" w:fill="6199DF"/>
            <w:tcMar>
              <w:top w:w="90" w:type="dxa"/>
              <w:left w:w="150" w:type="dxa"/>
              <w:bottom w:w="90" w:type="dxa"/>
              <w:right w:w="150" w:type="dxa"/>
            </w:tcMar>
            <w:vAlign w:val="center"/>
            <w:hideMark/>
          </w:tcPr>
          <w:p w14:paraId="26239AC4" w14:textId="77777777" w:rsidR="00E9171D" w:rsidRPr="00A7425F" w:rsidRDefault="00E9171D" w:rsidP="00042893">
            <w:pPr>
              <w:spacing w:line="288" w:lineRule="auto"/>
              <w:jc w:val="both"/>
              <w:rPr>
                <w:b/>
                <w:bCs/>
                <w:szCs w:val="26"/>
              </w:rPr>
            </w:pPr>
            <w:r w:rsidRPr="00A7425F">
              <w:rPr>
                <w:b/>
                <w:bCs/>
                <w:szCs w:val="26"/>
              </w:rPr>
              <w:t xml:space="preserve">Gói </w:t>
            </w:r>
          </w:p>
        </w:tc>
        <w:tc>
          <w:tcPr>
            <w:tcW w:w="1444" w:type="pct"/>
            <w:tcBorders>
              <w:top w:val="single" w:sz="6" w:space="0" w:color="4D90FE"/>
              <w:left w:val="single" w:sz="6" w:space="0" w:color="4D90FE"/>
              <w:bottom w:val="single" w:sz="6" w:space="0" w:color="4D90FE"/>
              <w:right w:val="single" w:sz="6" w:space="0" w:color="4D90FE"/>
            </w:tcBorders>
            <w:shd w:val="clear" w:color="auto" w:fill="6199DF"/>
            <w:tcMar>
              <w:top w:w="90" w:type="dxa"/>
              <w:left w:w="150" w:type="dxa"/>
              <w:bottom w:w="90" w:type="dxa"/>
              <w:right w:w="150" w:type="dxa"/>
            </w:tcMar>
            <w:vAlign w:val="center"/>
            <w:hideMark/>
          </w:tcPr>
          <w:p w14:paraId="3EF50BDF" w14:textId="77777777" w:rsidR="00E9171D" w:rsidRPr="00A7425F" w:rsidRDefault="00E9171D" w:rsidP="00042893">
            <w:pPr>
              <w:spacing w:line="288" w:lineRule="auto"/>
              <w:jc w:val="both"/>
              <w:rPr>
                <w:b/>
                <w:bCs/>
                <w:szCs w:val="26"/>
              </w:rPr>
            </w:pPr>
            <w:r w:rsidRPr="00A7425F">
              <w:rPr>
                <w:b/>
                <w:bCs/>
                <w:szCs w:val="26"/>
              </w:rPr>
              <w:t>File</w:t>
            </w:r>
          </w:p>
        </w:tc>
        <w:tc>
          <w:tcPr>
            <w:tcW w:w="2412" w:type="pct"/>
            <w:tcBorders>
              <w:top w:val="single" w:sz="6" w:space="0" w:color="4D90FE"/>
              <w:left w:val="single" w:sz="6" w:space="0" w:color="4D90FE"/>
              <w:bottom w:val="single" w:sz="6" w:space="0" w:color="4D90FE"/>
              <w:right w:val="single" w:sz="6" w:space="0" w:color="4D90FE"/>
            </w:tcBorders>
            <w:shd w:val="clear" w:color="auto" w:fill="6199DF"/>
            <w:tcMar>
              <w:top w:w="90" w:type="dxa"/>
              <w:left w:w="150" w:type="dxa"/>
              <w:bottom w:w="90" w:type="dxa"/>
              <w:right w:w="150" w:type="dxa"/>
            </w:tcMar>
            <w:vAlign w:val="center"/>
            <w:hideMark/>
          </w:tcPr>
          <w:p w14:paraId="59D54C77" w14:textId="77777777" w:rsidR="00E9171D" w:rsidRPr="00A7425F" w:rsidRDefault="00E9171D" w:rsidP="00042893">
            <w:pPr>
              <w:spacing w:line="288" w:lineRule="auto"/>
              <w:jc w:val="both"/>
              <w:rPr>
                <w:b/>
                <w:bCs/>
                <w:szCs w:val="26"/>
              </w:rPr>
            </w:pPr>
            <w:r w:rsidRPr="00A7425F">
              <w:rPr>
                <w:b/>
                <w:bCs/>
                <w:szCs w:val="26"/>
              </w:rPr>
              <w:t>Mục đích</w:t>
            </w:r>
          </w:p>
        </w:tc>
      </w:tr>
      <w:tr w:rsidR="00E9171D" w:rsidRPr="00A7425F" w14:paraId="23BBEC11" w14:textId="77777777" w:rsidTr="00042893">
        <w:tc>
          <w:tcPr>
            <w:tcW w:w="1145"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3CA65677" w14:textId="77777777" w:rsidR="00E9171D" w:rsidRPr="00A7425F" w:rsidRDefault="00E9171D" w:rsidP="00042893">
            <w:pPr>
              <w:spacing w:line="288" w:lineRule="auto"/>
              <w:jc w:val="both"/>
              <w:rPr>
                <w:szCs w:val="26"/>
              </w:rPr>
            </w:pPr>
            <w:r w:rsidRPr="00A7425F">
              <w:rPr>
                <w:szCs w:val="26"/>
              </w:rPr>
              <w:t>com.test</w:t>
            </w:r>
          </w:p>
        </w:tc>
        <w:tc>
          <w:tcPr>
            <w:tcW w:w="1444"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544FE62D" w14:textId="77777777" w:rsidR="00E9171D" w:rsidRPr="00A7425F" w:rsidRDefault="00E9171D" w:rsidP="00042893">
            <w:pPr>
              <w:spacing w:line="288" w:lineRule="auto"/>
              <w:jc w:val="both"/>
              <w:rPr>
                <w:szCs w:val="26"/>
              </w:rPr>
            </w:pPr>
          </w:p>
        </w:tc>
        <w:tc>
          <w:tcPr>
            <w:tcW w:w="2412"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183E291D" w14:textId="77777777" w:rsidR="00E9171D" w:rsidRPr="00A7425F" w:rsidRDefault="00E9171D" w:rsidP="00042893">
            <w:pPr>
              <w:spacing w:line="288" w:lineRule="auto"/>
              <w:jc w:val="both"/>
              <w:rPr>
                <w:szCs w:val="26"/>
              </w:rPr>
            </w:pPr>
            <w:r w:rsidRPr="00A7425F">
              <w:rPr>
                <w:szCs w:val="26"/>
              </w:rPr>
              <w:t>Gói gốc của dự án chứa các file module XML.</w:t>
            </w:r>
          </w:p>
        </w:tc>
      </w:tr>
      <w:tr w:rsidR="00E9171D" w:rsidRPr="00A7425F" w14:paraId="1F27A0AB" w14:textId="77777777" w:rsidTr="00042893">
        <w:tc>
          <w:tcPr>
            <w:tcW w:w="1145"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7B5C1A4B" w14:textId="77777777" w:rsidR="00E9171D" w:rsidRPr="00A7425F" w:rsidRDefault="00E9171D" w:rsidP="00042893">
            <w:pPr>
              <w:spacing w:line="288" w:lineRule="auto"/>
              <w:jc w:val="both"/>
              <w:rPr>
                <w:szCs w:val="26"/>
              </w:rPr>
            </w:pPr>
            <w:r w:rsidRPr="00A7425F">
              <w:rPr>
                <w:szCs w:val="26"/>
              </w:rPr>
              <w:t>com.test</w:t>
            </w:r>
          </w:p>
        </w:tc>
        <w:tc>
          <w:tcPr>
            <w:tcW w:w="1444"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1769B273" w14:textId="77777777" w:rsidR="00E9171D" w:rsidRPr="00A7425F" w:rsidRDefault="00E9171D" w:rsidP="00042893">
            <w:pPr>
              <w:spacing w:line="288" w:lineRule="auto"/>
              <w:jc w:val="both"/>
              <w:rPr>
                <w:szCs w:val="26"/>
              </w:rPr>
            </w:pPr>
            <w:r w:rsidRPr="00A7425F">
              <w:rPr>
                <w:szCs w:val="26"/>
              </w:rPr>
              <w:t>Test.gwt.xml</w:t>
            </w:r>
          </w:p>
        </w:tc>
        <w:tc>
          <w:tcPr>
            <w:tcW w:w="2412"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4CEF9B5A" w14:textId="77777777" w:rsidR="00E9171D" w:rsidRPr="00A7425F" w:rsidRDefault="00E9171D" w:rsidP="00042893">
            <w:pPr>
              <w:spacing w:line="288" w:lineRule="auto"/>
              <w:jc w:val="both"/>
              <w:rPr>
                <w:szCs w:val="26"/>
              </w:rPr>
            </w:pPr>
            <w:r w:rsidRPr="00A7425F">
              <w:rPr>
                <w:szCs w:val="26"/>
              </w:rPr>
              <w:t>Các module trong ứng dụng. Kế thừa từ com.google.gwt.user.User và thêm một lớp bắt đầu của hệ thống com.client.Test</w:t>
            </w:r>
          </w:p>
        </w:tc>
      </w:tr>
      <w:tr w:rsidR="00E9171D" w:rsidRPr="00A7425F" w14:paraId="2215E390" w14:textId="77777777" w:rsidTr="00042893">
        <w:tc>
          <w:tcPr>
            <w:tcW w:w="1145"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4E4B72D9" w14:textId="77777777" w:rsidR="00E9171D" w:rsidRPr="00A7425F" w:rsidRDefault="00E9171D" w:rsidP="00042893">
            <w:pPr>
              <w:spacing w:line="288" w:lineRule="auto"/>
              <w:jc w:val="both"/>
              <w:rPr>
                <w:szCs w:val="26"/>
              </w:rPr>
            </w:pPr>
            <w:r w:rsidRPr="00A7425F">
              <w:rPr>
                <w:szCs w:val="26"/>
              </w:rPr>
              <w:t>com.test</w:t>
            </w:r>
          </w:p>
        </w:tc>
        <w:tc>
          <w:tcPr>
            <w:tcW w:w="1444"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3F81C78C" w14:textId="77777777" w:rsidR="00E9171D" w:rsidRPr="00A7425F" w:rsidRDefault="00E9171D" w:rsidP="00042893">
            <w:pPr>
              <w:spacing w:line="288" w:lineRule="auto"/>
              <w:jc w:val="both"/>
              <w:rPr>
                <w:szCs w:val="26"/>
              </w:rPr>
            </w:pPr>
          </w:p>
        </w:tc>
        <w:tc>
          <w:tcPr>
            <w:tcW w:w="2412"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70D12218" w14:textId="77777777" w:rsidR="00E9171D" w:rsidRPr="00A7425F" w:rsidRDefault="00E9171D" w:rsidP="00042893">
            <w:pPr>
              <w:spacing w:line="288" w:lineRule="auto"/>
              <w:jc w:val="both"/>
              <w:rPr>
                <w:szCs w:val="26"/>
              </w:rPr>
            </w:pPr>
            <w:r w:rsidRPr="00A7425F">
              <w:rPr>
                <w:szCs w:val="26"/>
              </w:rPr>
              <w:t>Tài nguyên tĩnh được tải theo chương trình bằng mã GWT. Tập tin trong thư mục public sẽ được sao chép vào thư mục tương tự như các trình biên dịch ra GWT.</w:t>
            </w:r>
          </w:p>
        </w:tc>
      </w:tr>
      <w:tr w:rsidR="00E9171D" w:rsidRPr="00A7425F" w14:paraId="7448BF21" w14:textId="77777777" w:rsidTr="00042893">
        <w:tc>
          <w:tcPr>
            <w:tcW w:w="1145"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3CC7D412" w14:textId="77777777" w:rsidR="00E9171D" w:rsidRPr="00A7425F" w:rsidRDefault="00E9171D" w:rsidP="00042893">
            <w:pPr>
              <w:spacing w:line="288" w:lineRule="auto"/>
              <w:jc w:val="both"/>
              <w:rPr>
                <w:szCs w:val="26"/>
              </w:rPr>
            </w:pPr>
            <w:r w:rsidRPr="00A7425F">
              <w:rPr>
                <w:szCs w:val="26"/>
              </w:rPr>
              <w:t>com.test</w:t>
            </w:r>
          </w:p>
        </w:tc>
        <w:tc>
          <w:tcPr>
            <w:tcW w:w="1444"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591F7853" w14:textId="77777777" w:rsidR="00E9171D" w:rsidRPr="00A7425F" w:rsidRDefault="00E9171D" w:rsidP="00042893">
            <w:pPr>
              <w:spacing w:line="288" w:lineRule="auto"/>
              <w:jc w:val="both"/>
              <w:rPr>
                <w:szCs w:val="26"/>
              </w:rPr>
            </w:pPr>
            <w:r w:rsidRPr="00A7425F">
              <w:rPr>
                <w:szCs w:val="26"/>
              </w:rPr>
              <w:t>logo.gif</w:t>
            </w:r>
          </w:p>
        </w:tc>
        <w:tc>
          <w:tcPr>
            <w:tcW w:w="2412"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2757F46D" w14:textId="77777777" w:rsidR="00E9171D" w:rsidRPr="00A7425F" w:rsidRDefault="00E9171D" w:rsidP="00042893">
            <w:pPr>
              <w:spacing w:line="288" w:lineRule="auto"/>
              <w:jc w:val="both"/>
              <w:rPr>
                <w:szCs w:val="26"/>
              </w:rPr>
            </w:pPr>
            <w:r w:rsidRPr="00A7425F">
              <w:rPr>
                <w:szCs w:val="26"/>
              </w:rPr>
              <w:t>Một tập tin ảnh có sẵn cho các mã ứng dụng. Bạn có thể tải tập tin này lập trình sử dụng URL này: GWT.getModuleBaseURL()+"logo.gif"</w:t>
            </w:r>
          </w:p>
        </w:tc>
      </w:tr>
      <w:tr w:rsidR="00E9171D" w:rsidRPr="00A7425F" w14:paraId="6CDD6A07" w14:textId="77777777" w:rsidTr="00042893">
        <w:tc>
          <w:tcPr>
            <w:tcW w:w="1145"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25D94469" w14:textId="77777777" w:rsidR="00E9171D" w:rsidRPr="00A7425F" w:rsidRDefault="00E9171D" w:rsidP="00042893">
            <w:pPr>
              <w:spacing w:line="288" w:lineRule="auto"/>
              <w:jc w:val="both"/>
              <w:rPr>
                <w:szCs w:val="26"/>
              </w:rPr>
            </w:pPr>
            <w:r w:rsidRPr="00A7425F">
              <w:rPr>
                <w:szCs w:val="26"/>
              </w:rPr>
              <w:t>com.test.client</w:t>
            </w:r>
          </w:p>
        </w:tc>
        <w:tc>
          <w:tcPr>
            <w:tcW w:w="1444"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1B222785" w14:textId="77777777" w:rsidR="00E9171D" w:rsidRPr="00A7425F" w:rsidRDefault="00E9171D" w:rsidP="00042893">
            <w:pPr>
              <w:spacing w:line="288" w:lineRule="auto"/>
              <w:jc w:val="both"/>
              <w:rPr>
                <w:szCs w:val="26"/>
              </w:rPr>
            </w:pPr>
          </w:p>
        </w:tc>
        <w:tc>
          <w:tcPr>
            <w:tcW w:w="2412"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0852D5B6" w14:textId="77777777" w:rsidR="00E9171D" w:rsidRPr="00A7425F" w:rsidRDefault="00E9171D" w:rsidP="00042893">
            <w:pPr>
              <w:spacing w:line="288" w:lineRule="auto"/>
              <w:jc w:val="both"/>
              <w:rPr>
                <w:szCs w:val="26"/>
              </w:rPr>
            </w:pPr>
            <w:r w:rsidRPr="00A7425F">
              <w:rPr>
                <w:szCs w:val="26"/>
              </w:rPr>
              <w:t>Các tệp tin mã nguồn phía client và các thư mục con.</w:t>
            </w:r>
          </w:p>
        </w:tc>
      </w:tr>
      <w:tr w:rsidR="00E9171D" w:rsidRPr="00A7425F" w14:paraId="44EBBACE" w14:textId="77777777" w:rsidTr="00042893">
        <w:tc>
          <w:tcPr>
            <w:tcW w:w="1145"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05397041" w14:textId="77777777" w:rsidR="00E9171D" w:rsidRPr="00A7425F" w:rsidRDefault="00E9171D" w:rsidP="00042893">
            <w:pPr>
              <w:spacing w:line="288" w:lineRule="auto"/>
              <w:jc w:val="both"/>
              <w:rPr>
                <w:szCs w:val="26"/>
              </w:rPr>
            </w:pPr>
            <w:r w:rsidRPr="00A7425F">
              <w:rPr>
                <w:szCs w:val="26"/>
              </w:rPr>
              <w:t>com.test.client</w:t>
            </w:r>
          </w:p>
        </w:tc>
        <w:tc>
          <w:tcPr>
            <w:tcW w:w="1444"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07941BB3" w14:textId="77777777" w:rsidR="00E9171D" w:rsidRPr="00A7425F" w:rsidRDefault="00E9171D" w:rsidP="00042893">
            <w:pPr>
              <w:spacing w:line="288" w:lineRule="auto"/>
              <w:jc w:val="both"/>
              <w:rPr>
                <w:szCs w:val="26"/>
              </w:rPr>
            </w:pPr>
            <w:r w:rsidRPr="00A7425F">
              <w:rPr>
                <w:szCs w:val="26"/>
              </w:rPr>
              <w:t>Test.java</w:t>
            </w:r>
          </w:p>
        </w:tc>
        <w:tc>
          <w:tcPr>
            <w:tcW w:w="2412"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57F74A56" w14:textId="77777777" w:rsidR="00E9171D" w:rsidRPr="00A7425F" w:rsidRDefault="00E9171D" w:rsidP="00042893">
            <w:pPr>
              <w:spacing w:line="288" w:lineRule="auto"/>
              <w:jc w:val="both"/>
              <w:rPr>
                <w:szCs w:val="26"/>
              </w:rPr>
            </w:pPr>
            <w:r w:rsidRPr="00A7425F">
              <w:rPr>
                <w:szCs w:val="26"/>
              </w:rPr>
              <w:t>Mã nguồn Java phía client dùng làm điểm bắt đầu.</w:t>
            </w:r>
          </w:p>
        </w:tc>
      </w:tr>
      <w:tr w:rsidR="00E9171D" w:rsidRPr="00A7425F" w14:paraId="2B49E85F" w14:textId="77777777" w:rsidTr="00042893">
        <w:trPr>
          <w:trHeight w:val="633"/>
        </w:trPr>
        <w:tc>
          <w:tcPr>
            <w:tcW w:w="1145"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226A4A74" w14:textId="77777777" w:rsidR="00E9171D" w:rsidRPr="00A7425F" w:rsidRDefault="00E9171D" w:rsidP="00042893">
            <w:pPr>
              <w:spacing w:line="288" w:lineRule="auto"/>
              <w:jc w:val="both"/>
              <w:rPr>
                <w:szCs w:val="26"/>
              </w:rPr>
            </w:pPr>
            <w:r w:rsidRPr="00A7425F">
              <w:rPr>
                <w:szCs w:val="26"/>
              </w:rPr>
              <w:t>com.test.client</w:t>
            </w:r>
          </w:p>
        </w:tc>
        <w:tc>
          <w:tcPr>
            <w:tcW w:w="1444"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62B700E8" w14:textId="77777777" w:rsidR="00E9171D" w:rsidRPr="00A7425F" w:rsidRDefault="00E9171D" w:rsidP="00042893">
            <w:pPr>
              <w:spacing w:line="288" w:lineRule="auto"/>
              <w:jc w:val="both"/>
              <w:rPr>
                <w:szCs w:val="26"/>
              </w:rPr>
            </w:pPr>
            <w:r w:rsidRPr="00A7425F">
              <w:rPr>
                <w:szCs w:val="26"/>
              </w:rPr>
              <w:t>TestService.java</w:t>
            </w:r>
          </w:p>
        </w:tc>
        <w:tc>
          <w:tcPr>
            <w:tcW w:w="2412"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21AAAA09" w14:textId="77777777" w:rsidR="00E9171D" w:rsidRPr="00A7425F" w:rsidRDefault="00E9171D" w:rsidP="00042893">
            <w:pPr>
              <w:spacing w:line="288" w:lineRule="auto"/>
              <w:jc w:val="both"/>
              <w:rPr>
                <w:szCs w:val="26"/>
              </w:rPr>
            </w:pPr>
            <w:r w:rsidRPr="00A7425F">
              <w:rPr>
                <w:szCs w:val="26"/>
              </w:rPr>
              <w:t>Giao diện RPC service.</w:t>
            </w:r>
          </w:p>
        </w:tc>
      </w:tr>
    </w:tbl>
    <w:p w14:paraId="5E901E92" w14:textId="1E3437E3" w:rsidR="00E9171D" w:rsidRPr="00BE16B0" w:rsidRDefault="00C306C5" w:rsidP="00501DC2">
      <w:pPr>
        <w:pStyle w:val="Stylebang"/>
      </w:pPr>
      <w:bookmarkStart w:id="112" w:name="_Toc293754144"/>
      <w:bookmarkStart w:id="113" w:name="_Toc293772887"/>
      <w:bookmarkStart w:id="114" w:name="_Toc293773098"/>
      <w:bookmarkStart w:id="115" w:name="_Toc293773463"/>
      <w:bookmarkStart w:id="116" w:name="_Toc293773506"/>
      <w:r w:rsidRPr="00BE16B0">
        <w:t xml:space="preserve">Bảng 1 - </w:t>
      </w:r>
      <w:r w:rsidR="00D15F13" w:rsidRPr="00BE16B0">
        <w:t>Thư mục src</w:t>
      </w:r>
      <w:bookmarkEnd w:id="112"/>
      <w:bookmarkEnd w:id="113"/>
      <w:bookmarkEnd w:id="114"/>
      <w:bookmarkEnd w:id="115"/>
      <w:bookmarkEnd w:id="116"/>
    </w:p>
    <w:p w14:paraId="0C75CD5F" w14:textId="77777777" w:rsidR="00D15F13" w:rsidRPr="00A7425F" w:rsidRDefault="00D15F13" w:rsidP="00D15F13">
      <w:pPr>
        <w:spacing w:line="288" w:lineRule="auto"/>
        <w:jc w:val="center"/>
        <w:rPr>
          <w:b/>
          <w:szCs w:val="26"/>
        </w:rPr>
      </w:pPr>
    </w:p>
    <w:p w14:paraId="0C264B45" w14:textId="77777777" w:rsidR="00E970DB" w:rsidRPr="00A7425F" w:rsidRDefault="00B9526F" w:rsidP="007E73BE">
      <w:pPr>
        <w:spacing w:line="276" w:lineRule="auto"/>
        <w:rPr>
          <w:b/>
          <w:szCs w:val="26"/>
        </w:rPr>
      </w:pPr>
      <w:r w:rsidRPr="00A7425F">
        <w:rPr>
          <w:b/>
          <w:szCs w:val="26"/>
        </w:rPr>
        <w:tab/>
      </w:r>
      <w:r w:rsidR="00E970DB" w:rsidRPr="00A7425F">
        <w:rPr>
          <w:b/>
          <w:szCs w:val="26"/>
        </w:rPr>
        <w:t>1.5.1.5.3 Thư mục war</w:t>
      </w:r>
    </w:p>
    <w:p w14:paraId="6F85D442" w14:textId="77777777" w:rsidR="00E970DB" w:rsidRPr="00A7425F" w:rsidRDefault="00E970DB" w:rsidP="00E970DB">
      <w:pPr>
        <w:spacing w:line="288" w:lineRule="auto"/>
        <w:jc w:val="both"/>
        <w:rPr>
          <w:szCs w:val="26"/>
        </w:rPr>
      </w:pPr>
      <w:r w:rsidRPr="00A7425F">
        <w:rPr>
          <w:b/>
          <w:szCs w:val="26"/>
        </w:rPr>
        <w:lastRenderedPageBreak/>
        <w:tab/>
      </w:r>
      <w:r w:rsidRPr="00A7425F">
        <w:rPr>
          <w:szCs w:val="26"/>
        </w:rPr>
        <w:t>Thư mục war là hình ảnh khai triển trang web, các tiêu chuẩn định dạng mở rộng war được công nhận bởi nhiều máy chủ java, Tomcat, Jetty, và chứa servlet J2EE.</w:t>
      </w:r>
      <w:r w:rsidRPr="00A7425F">
        <w:rPr>
          <w:szCs w:val="26"/>
        </w:rPr>
        <w:tab/>
        <w:t>Nó chứa các tài nguyên:</w:t>
      </w:r>
    </w:p>
    <w:p w14:paraId="7C2CCEA0" w14:textId="77777777" w:rsidR="00E970DB" w:rsidRPr="00A7425F" w:rsidRDefault="00E970DB" w:rsidP="00D162DF">
      <w:pPr>
        <w:pStyle w:val="ListParagraph"/>
        <w:numPr>
          <w:ilvl w:val="0"/>
          <w:numId w:val="23"/>
        </w:numPr>
        <w:spacing w:after="200" w:line="288" w:lineRule="auto"/>
        <w:jc w:val="both"/>
        <w:rPr>
          <w:rFonts w:ascii="Times New Roman" w:hAnsi="Times New Roman"/>
          <w:sz w:val="26"/>
          <w:szCs w:val="26"/>
        </w:rPr>
      </w:pPr>
      <w:r w:rsidRPr="00A7425F">
        <w:rPr>
          <w:rFonts w:ascii="Times New Roman" w:hAnsi="Times New Roman"/>
          <w:sz w:val="26"/>
          <w:szCs w:val="26"/>
        </w:rPr>
        <w:t>Nội dung tĩnh mà người phát triển cung cấp, ví dụ như trang chủ HTML.</w:t>
      </w:r>
    </w:p>
    <w:p w14:paraId="5DFFCAA2" w14:textId="77777777" w:rsidR="00E970DB" w:rsidRPr="00A7425F" w:rsidRDefault="00E970DB" w:rsidP="00D162DF">
      <w:pPr>
        <w:pStyle w:val="ListParagraph"/>
        <w:numPr>
          <w:ilvl w:val="0"/>
          <w:numId w:val="23"/>
        </w:numPr>
        <w:spacing w:after="200" w:line="288" w:lineRule="auto"/>
        <w:jc w:val="both"/>
        <w:rPr>
          <w:rFonts w:ascii="Times New Roman" w:hAnsi="Times New Roman"/>
          <w:sz w:val="26"/>
          <w:szCs w:val="26"/>
        </w:rPr>
      </w:pPr>
      <w:r w:rsidRPr="00A7425F">
        <w:rPr>
          <w:rFonts w:ascii="Times New Roman" w:hAnsi="Times New Roman"/>
          <w:sz w:val="26"/>
          <w:szCs w:val="26"/>
        </w:rPr>
        <w:t>Đầu ra GWT đã được biên dịch.</w:t>
      </w:r>
    </w:p>
    <w:p w14:paraId="390D8218" w14:textId="77777777" w:rsidR="00E970DB" w:rsidRPr="00A7425F" w:rsidRDefault="00E970DB" w:rsidP="00D162DF">
      <w:pPr>
        <w:pStyle w:val="ListParagraph"/>
        <w:numPr>
          <w:ilvl w:val="0"/>
          <w:numId w:val="23"/>
        </w:numPr>
        <w:spacing w:after="200" w:line="288" w:lineRule="auto"/>
        <w:jc w:val="both"/>
        <w:rPr>
          <w:rFonts w:ascii="Times New Roman" w:hAnsi="Times New Roman"/>
          <w:sz w:val="26"/>
          <w:szCs w:val="26"/>
          <w:lang w:val="fr-FR"/>
        </w:rPr>
      </w:pPr>
      <w:r w:rsidRPr="00A7425F">
        <w:rPr>
          <w:rFonts w:ascii="Times New Roman" w:hAnsi="Times New Roman"/>
          <w:sz w:val="26"/>
          <w:szCs w:val="26"/>
          <w:lang w:val="fr-FR"/>
        </w:rPr>
        <w:t>Các lớp java và file jar cho mã nguồn phí server.</w:t>
      </w:r>
    </w:p>
    <w:p w14:paraId="56449302" w14:textId="77777777" w:rsidR="00E970DB" w:rsidRPr="00A7425F" w:rsidRDefault="00E970DB" w:rsidP="00D162DF">
      <w:pPr>
        <w:pStyle w:val="ListParagraph"/>
        <w:numPr>
          <w:ilvl w:val="0"/>
          <w:numId w:val="23"/>
        </w:numPr>
        <w:spacing w:after="200" w:line="288" w:lineRule="auto"/>
        <w:jc w:val="both"/>
        <w:rPr>
          <w:rFonts w:ascii="Times New Roman" w:hAnsi="Times New Roman"/>
          <w:sz w:val="26"/>
          <w:szCs w:val="26"/>
          <w:lang w:val="fr-FR"/>
        </w:rPr>
      </w:pPr>
      <w:r w:rsidRPr="00A7425F">
        <w:rPr>
          <w:rFonts w:ascii="Times New Roman" w:hAnsi="Times New Roman"/>
          <w:sz w:val="26"/>
          <w:szCs w:val="26"/>
          <w:lang w:val="fr-FR"/>
        </w:rPr>
        <w:t>Một file web.xml để cấu hình ứng dụng web và các servlet.</w:t>
      </w:r>
    </w:p>
    <w:tbl>
      <w:tblPr>
        <w:tblW w:w="4895" w:type="pct"/>
        <w:tblBorders>
          <w:top w:val="single" w:sz="6" w:space="0" w:color="BBBBBB"/>
          <w:left w:val="single" w:sz="6" w:space="0" w:color="BBBBBB"/>
          <w:bottom w:val="single" w:sz="6" w:space="0" w:color="BBBBBB"/>
          <w:right w:val="single" w:sz="6" w:space="0" w:color="BBBBBB"/>
        </w:tblBorders>
        <w:shd w:val="clear" w:color="auto" w:fill="FFFFFF"/>
        <w:tblLayout w:type="fixed"/>
        <w:tblCellMar>
          <w:left w:w="0" w:type="dxa"/>
          <w:right w:w="0" w:type="dxa"/>
        </w:tblCellMar>
        <w:tblLook w:val="04A0" w:firstRow="1" w:lastRow="0" w:firstColumn="1" w:lastColumn="0" w:noHBand="0" w:noVBand="1"/>
      </w:tblPr>
      <w:tblGrid>
        <w:gridCol w:w="2632"/>
        <w:gridCol w:w="1931"/>
        <w:gridCol w:w="4328"/>
      </w:tblGrid>
      <w:tr w:rsidR="00E970DB" w:rsidRPr="00A7425F" w14:paraId="1CF3D7B2" w14:textId="77777777" w:rsidTr="00042893">
        <w:tc>
          <w:tcPr>
            <w:tcW w:w="1480" w:type="pct"/>
            <w:tcBorders>
              <w:top w:val="single" w:sz="6" w:space="0" w:color="4D90FE"/>
              <w:left w:val="single" w:sz="6" w:space="0" w:color="4D90FE"/>
              <w:bottom w:val="single" w:sz="6" w:space="0" w:color="4D90FE"/>
              <w:right w:val="single" w:sz="6" w:space="0" w:color="4D90FE"/>
            </w:tcBorders>
            <w:shd w:val="clear" w:color="auto" w:fill="6199DF"/>
            <w:tcMar>
              <w:top w:w="90" w:type="dxa"/>
              <w:left w:w="150" w:type="dxa"/>
              <w:bottom w:w="90" w:type="dxa"/>
              <w:right w:w="150" w:type="dxa"/>
            </w:tcMar>
            <w:vAlign w:val="center"/>
            <w:hideMark/>
          </w:tcPr>
          <w:p w14:paraId="1FC887B9" w14:textId="77777777" w:rsidR="00E970DB" w:rsidRPr="00A7425F" w:rsidRDefault="00E970DB" w:rsidP="00042893">
            <w:pPr>
              <w:spacing w:line="288" w:lineRule="auto"/>
              <w:jc w:val="both"/>
              <w:rPr>
                <w:b/>
                <w:bCs/>
                <w:color w:val="FFFFFF"/>
                <w:szCs w:val="26"/>
                <w:lang w:eastAsia="vi-VN"/>
              </w:rPr>
            </w:pPr>
            <w:r w:rsidRPr="00A7425F">
              <w:rPr>
                <w:b/>
                <w:bCs/>
                <w:color w:val="FFFFFF"/>
                <w:szCs w:val="26"/>
                <w:lang w:eastAsia="vi-VN"/>
              </w:rPr>
              <w:t>Thư mục</w:t>
            </w:r>
          </w:p>
        </w:tc>
        <w:tc>
          <w:tcPr>
            <w:tcW w:w="1086" w:type="pct"/>
            <w:tcBorders>
              <w:top w:val="single" w:sz="6" w:space="0" w:color="4D90FE"/>
              <w:left w:val="single" w:sz="6" w:space="0" w:color="4D90FE"/>
              <w:bottom w:val="single" w:sz="6" w:space="0" w:color="4D90FE"/>
              <w:right w:val="single" w:sz="6" w:space="0" w:color="4D90FE"/>
            </w:tcBorders>
            <w:shd w:val="clear" w:color="auto" w:fill="6199DF"/>
            <w:tcMar>
              <w:top w:w="90" w:type="dxa"/>
              <w:left w:w="150" w:type="dxa"/>
              <w:bottom w:w="90" w:type="dxa"/>
              <w:right w:w="150" w:type="dxa"/>
            </w:tcMar>
            <w:vAlign w:val="center"/>
            <w:hideMark/>
          </w:tcPr>
          <w:p w14:paraId="6B0B8F6F" w14:textId="77777777" w:rsidR="00E970DB" w:rsidRPr="00A7425F" w:rsidRDefault="00E970DB" w:rsidP="00042893">
            <w:pPr>
              <w:spacing w:line="288" w:lineRule="auto"/>
              <w:jc w:val="both"/>
              <w:rPr>
                <w:b/>
                <w:bCs/>
                <w:color w:val="FFFFFF"/>
                <w:szCs w:val="26"/>
                <w:lang w:eastAsia="vi-VN"/>
              </w:rPr>
            </w:pPr>
            <w:r w:rsidRPr="00A7425F">
              <w:rPr>
                <w:b/>
                <w:bCs/>
                <w:color w:val="FFFFFF"/>
                <w:szCs w:val="26"/>
                <w:lang w:eastAsia="vi-VN"/>
              </w:rPr>
              <w:t>File</w:t>
            </w:r>
          </w:p>
        </w:tc>
        <w:tc>
          <w:tcPr>
            <w:tcW w:w="2434" w:type="pct"/>
            <w:tcBorders>
              <w:top w:val="single" w:sz="6" w:space="0" w:color="4D90FE"/>
              <w:left w:val="single" w:sz="6" w:space="0" w:color="4D90FE"/>
              <w:bottom w:val="single" w:sz="6" w:space="0" w:color="4D90FE"/>
              <w:right w:val="single" w:sz="6" w:space="0" w:color="4D90FE"/>
            </w:tcBorders>
            <w:shd w:val="clear" w:color="auto" w:fill="6199DF"/>
            <w:tcMar>
              <w:top w:w="90" w:type="dxa"/>
              <w:left w:w="150" w:type="dxa"/>
              <w:bottom w:w="90" w:type="dxa"/>
              <w:right w:w="150" w:type="dxa"/>
            </w:tcMar>
            <w:vAlign w:val="center"/>
            <w:hideMark/>
          </w:tcPr>
          <w:p w14:paraId="358A7D40" w14:textId="77777777" w:rsidR="00E970DB" w:rsidRPr="00A7425F" w:rsidRDefault="00E970DB" w:rsidP="00042893">
            <w:pPr>
              <w:spacing w:line="288" w:lineRule="auto"/>
              <w:jc w:val="both"/>
              <w:rPr>
                <w:b/>
                <w:bCs/>
                <w:color w:val="FFFFFF"/>
                <w:szCs w:val="26"/>
                <w:lang w:eastAsia="vi-VN"/>
              </w:rPr>
            </w:pPr>
            <w:r w:rsidRPr="00A7425F">
              <w:rPr>
                <w:b/>
                <w:bCs/>
                <w:color w:val="FFFFFF"/>
                <w:szCs w:val="26"/>
                <w:lang w:eastAsia="vi-VN"/>
              </w:rPr>
              <w:t>Mục đích</w:t>
            </w:r>
          </w:p>
        </w:tc>
      </w:tr>
      <w:tr w:rsidR="00E970DB" w:rsidRPr="00A7425F" w14:paraId="026DB0AC" w14:textId="77777777" w:rsidTr="00042893">
        <w:tc>
          <w:tcPr>
            <w:tcW w:w="1480"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51A67A2A" w14:textId="77777777" w:rsidR="00E970DB" w:rsidRPr="00A7425F" w:rsidRDefault="00E970DB" w:rsidP="00042893">
            <w:pPr>
              <w:spacing w:line="288" w:lineRule="auto"/>
              <w:jc w:val="both"/>
              <w:rPr>
                <w:color w:val="222222"/>
                <w:szCs w:val="26"/>
                <w:lang w:eastAsia="vi-VN"/>
              </w:rPr>
            </w:pPr>
            <w:r w:rsidRPr="00A7425F">
              <w:rPr>
                <w:color w:val="222222"/>
                <w:szCs w:val="26"/>
                <w:lang w:eastAsia="vi-VN"/>
              </w:rPr>
              <w:t>Test/war/</w:t>
            </w:r>
          </w:p>
        </w:tc>
        <w:tc>
          <w:tcPr>
            <w:tcW w:w="1086"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7AA9876E" w14:textId="77777777" w:rsidR="00E970DB" w:rsidRPr="00A7425F" w:rsidRDefault="00E970DB" w:rsidP="00042893">
            <w:pPr>
              <w:spacing w:line="288" w:lineRule="auto"/>
              <w:jc w:val="both"/>
              <w:rPr>
                <w:color w:val="222222"/>
                <w:szCs w:val="26"/>
                <w:lang w:eastAsia="vi-VN"/>
              </w:rPr>
            </w:pPr>
            <w:r w:rsidRPr="00A7425F">
              <w:rPr>
                <w:color w:val="222222"/>
                <w:szCs w:val="26"/>
                <w:lang w:eastAsia="vi-VN"/>
              </w:rPr>
              <w:t>test.html</w:t>
            </w:r>
          </w:p>
        </w:tc>
        <w:tc>
          <w:tcPr>
            <w:tcW w:w="2434"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54BD6F8F" w14:textId="77777777" w:rsidR="00E970DB" w:rsidRPr="00A7425F" w:rsidRDefault="00E970DB" w:rsidP="00042893">
            <w:pPr>
              <w:spacing w:line="288" w:lineRule="auto"/>
              <w:jc w:val="both"/>
              <w:rPr>
                <w:color w:val="222222"/>
                <w:szCs w:val="26"/>
                <w:lang w:eastAsia="vi-VN"/>
              </w:rPr>
            </w:pPr>
            <w:r w:rsidRPr="00A7425F">
              <w:rPr>
                <w:color w:val="222222"/>
                <w:szCs w:val="26"/>
                <w:lang w:eastAsia="vi-VN"/>
              </w:rPr>
              <w:t>Trang chủ HTML tải ứng dụng Test về.</w:t>
            </w:r>
          </w:p>
        </w:tc>
      </w:tr>
      <w:tr w:rsidR="00E970DB" w:rsidRPr="00A7425F" w14:paraId="763F13A7" w14:textId="77777777" w:rsidTr="00042893">
        <w:tc>
          <w:tcPr>
            <w:tcW w:w="1480"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451F634B" w14:textId="77777777" w:rsidR="00E970DB" w:rsidRPr="00A7425F" w:rsidRDefault="00E970DB" w:rsidP="00042893">
            <w:pPr>
              <w:spacing w:line="288" w:lineRule="auto"/>
              <w:jc w:val="both"/>
              <w:rPr>
                <w:color w:val="222222"/>
                <w:szCs w:val="26"/>
                <w:lang w:eastAsia="vi-VN"/>
              </w:rPr>
            </w:pPr>
            <w:r w:rsidRPr="00A7425F">
              <w:rPr>
                <w:color w:val="222222"/>
                <w:szCs w:val="26"/>
                <w:lang w:eastAsia="vi-VN"/>
              </w:rPr>
              <w:t>Test/war/</w:t>
            </w:r>
          </w:p>
        </w:tc>
        <w:tc>
          <w:tcPr>
            <w:tcW w:w="1086"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6030FF8D" w14:textId="77777777" w:rsidR="00E970DB" w:rsidRPr="00A7425F" w:rsidRDefault="00E970DB" w:rsidP="00042893">
            <w:pPr>
              <w:spacing w:line="288" w:lineRule="auto"/>
              <w:jc w:val="both"/>
              <w:rPr>
                <w:color w:val="222222"/>
                <w:szCs w:val="26"/>
                <w:lang w:eastAsia="vi-VN"/>
              </w:rPr>
            </w:pPr>
            <w:r w:rsidRPr="00A7425F">
              <w:rPr>
                <w:color w:val="222222"/>
                <w:szCs w:val="26"/>
                <w:lang w:eastAsia="vi-VN"/>
              </w:rPr>
              <w:t>test.css</w:t>
            </w:r>
          </w:p>
        </w:tc>
        <w:tc>
          <w:tcPr>
            <w:tcW w:w="2434"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52C8A3C1" w14:textId="77777777" w:rsidR="00E970DB" w:rsidRPr="00A7425F" w:rsidRDefault="00E970DB" w:rsidP="00042893">
            <w:pPr>
              <w:spacing w:line="288" w:lineRule="auto"/>
              <w:jc w:val="both"/>
              <w:rPr>
                <w:color w:val="222222"/>
                <w:szCs w:val="26"/>
                <w:lang w:eastAsia="vi-VN"/>
              </w:rPr>
            </w:pPr>
            <w:r w:rsidRPr="00A7425F">
              <w:rPr>
                <w:color w:val="222222"/>
                <w:szCs w:val="26"/>
                <w:lang w:eastAsia="vi-VN"/>
              </w:rPr>
              <w:t>Trang tạo kiểu tĩnh cho ứng dụng Test.</w:t>
            </w:r>
          </w:p>
        </w:tc>
      </w:tr>
      <w:tr w:rsidR="00E970DB" w:rsidRPr="00A7425F" w14:paraId="31BEFF66" w14:textId="77777777" w:rsidTr="00042893">
        <w:tc>
          <w:tcPr>
            <w:tcW w:w="1480"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6CE1E720" w14:textId="77777777" w:rsidR="00E970DB" w:rsidRPr="00A7425F" w:rsidRDefault="00E970DB" w:rsidP="00042893">
            <w:pPr>
              <w:spacing w:line="288" w:lineRule="auto"/>
              <w:jc w:val="both"/>
              <w:rPr>
                <w:color w:val="222222"/>
                <w:szCs w:val="26"/>
                <w:lang w:eastAsia="vi-VN"/>
              </w:rPr>
            </w:pPr>
            <w:r w:rsidRPr="00A7425F">
              <w:rPr>
                <w:color w:val="222222"/>
                <w:szCs w:val="26"/>
                <w:lang w:eastAsia="vi-VN"/>
              </w:rPr>
              <w:t>Test/war/Test/</w:t>
            </w:r>
          </w:p>
        </w:tc>
        <w:tc>
          <w:tcPr>
            <w:tcW w:w="1086"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316CA166" w14:textId="77777777" w:rsidR="00E970DB" w:rsidRPr="00A7425F" w:rsidRDefault="00E970DB" w:rsidP="00042893">
            <w:pPr>
              <w:spacing w:line="288" w:lineRule="auto"/>
              <w:jc w:val="both"/>
              <w:rPr>
                <w:color w:val="222222"/>
                <w:szCs w:val="26"/>
                <w:lang w:eastAsia="vi-VN"/>
              </w:rPr>
            </w:pPr>
          </w:p>
        </w:tc>
        <w:tc>
          <w:tcPr>
            <w:tcW w:w="2434"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2F7899C0" w14:textId="77777777" w:rsidR="00E970DB" w:rsidRPr="00A7425F" w:rsidRDefault="00E970DB" w:rsidP="00042893">
            <w:pPr>
              <w:spacing w:line="288" w:lineRule="auto"/>
              <w:jc w:val="both"/>
              <w:rPr>
                <w:color w:val="222222"/>
                <w:szCs w:val="26"/>
                <w:lang w:eastAsia="vi-VN"/>
              </w:rPr>
            </w:pPr>
            <w:r w:rsidRPr="00A7425F">
              <w:rPr>
                <w:color w:val="222222"/>
                <w:szCs w:val="26"/>
                <w:lang w:eastAsia="vi-VN"/>
              </w:rPr>
              <w:t>Thư mục chứa các module của ứng dụng Test nơi mà trình biên dịch GWT đã viết ra và các tập tin public thì đã được sao chép.</w:t>
            </w:r>
            <w:bookmarkStart w:id="117" w:name="OLE_LINK1"/>
            <w:bookmarkStart w:id="118" w:name="OLE_LINK2"/>
          </w:p>
          <w:p w14:paraId="40AF3078" w14:textId="77777777" w:rsidR="00E970DB" w:rsidRPr="00A7425F" w:rsidRDefault="00E970DB" w:rsidP="00042893">
            <w:pPr>
              <w:spacing w:line="288" w:lineRule="auto"/>
              <w:jc w:val="both"/>
              <w:rPr>
                <w:color w:val="222222"/>
                <w:szCs w:val="26"/>
                <w:lang w:eastAsia="vi-VN"/>
              </w:rPr>
            </w:pPr>
            <w:r w:rsidRPr="00A7425F">
              <w:rPr>
                <w:color w:val="222222"/>
                <w:szCs w:val="26"/>
                <w:lang w:eastAsia="vi-VN"/>
              </w:rPr>
              <w:t>Chú ý: Theo mặc định thư mục này sẽ dài, đủ các điều tiện module</w:t>
            </w:r>
          </w:p>
          <w:bookmarkEnd w:id="117"/>
          <w:bookmarkEnd w:id="118"/>
          <w:p w14:paraId="1BE33DA5" w14:textId="77777777" w:rsidR="00E970DB" w:rsidRPr="00A7425F" w:rsidRDefault="00E970DB" w:rsidP="00042893">
            <w:pPr>
              <w:spacing w:line="288" w:lineRule="auto"/>
              <w:jc w:val="both"/>
              <w:rPr>
                <w:color w:val="222222"/>
                <w:szCs w:val="26"/>
                <w:lang w:eastAsia="vi-VN"/>
              </w:rPr>
            </w:pPr>
            <w:r w:rsidRPr="00A7425F">
              <w:rPr>
                <w:color w:val="222222"/>
                <w:szCs w:val="26"/>
                <w:lang w:eastAsia="vi-VN"/>
              </w:rPr>
              <w:t xml:space="preserve">namecom.google.gwt.sample.test.Test. </w:t>
            </w:r>
          </w:p>
          <w:p w14:paraId="77C09271" w14:textId="77777777" w:rsidR="00E970DB" w:rsidRPr="00A7425F" w:rsidRDefault="00E970DB" w:rsidP="00042893">
            <w:pPr>
              <w:spacing w:line="288" w:lineRule="auto"/>
              <w:jc w:val="both"/>
              <w:rPr>
                <w:color w:val="222222"/>
                <w:szCs w:val="26"/>
                <w:lang w:eastAsia="vi-VN"/>
              </w:rPr>
            </w:pPr>
            <w:r w:rsidRPr="00A7425F">
              <w:rPr>
                <w:color w:val="222222"/>
                <w:szCs w:val="26"/>
                <w:lang w:eastAsia="vi-VN"/>
              </w:rPr>
              <w:t>Tuy nhiên, khi module XML của GWT sử dụng thì sẽ đổi tên thành Test để rút ngắn thành tên đẹp.</w:t>
            </w:r>
          </w:p>
        </w:tc>
      </w:tr>
      <w:tr w:rsidR="00E970DB" w:rsidRPr="00A7425F" w14:paraId="16F8404D" w14:textId="77777777" w:rsidTr="00042893">
        <w:tc>
          <w:tcPr>
            <w:tcW w:w="1480"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0758B9C2" w14:textId="77777777" w:rsidR="00E970DB" w:rsidRPr="00A7425F" w:rsidRDefault="00E970DB" w:rsidP="00042893">
            <w:pPr>
              <w:spacing w:line="288" w:lineRule="auto"/>
              <w:jc w:val="both"/>
              <w:rPr>
                <w:color w:val="222222"/>
                <w:szCs w:val="26"/>
                <w:lang w:eastAsia="vi-VN"/>
              </w:rPr>
            </w:pPr>
            <w:r w:rsidRPr="00A7425F">
              <w:rPr>
                <w:color w:val="222222"/>
                <w:szCs w:val="26"/>
                <w:lang w:eastAsia="vi-VN"/>
              </w:rPr>
              <w:t>/war/Test/</w:t>
            </w:r>
          </w:p>
        </w:tc>
        <w:tc>
          <w:tcPr>
            <w:tcW w:w="1086"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71DB08D0" w14:textId="77777777" w:rsidR="00E970DB" w:rsidRPr="00A7425F" w:rsidRDefault="00E970DB" w:rsidP="00042893">
            <w:pPr>
              <w:spacing w:line="288" w:lineRule="auto"/>
              <w:jc w:val="both"/>
              <w:rPr>
                <w:color w:val="222222"/>
                <w:szCs w:val="26"/>
                <w:lang w:eastAsia="vi-VN"/>
              </w:rPr>
            </w:pPr>
            <w:r w:rsidRPr="00A7425F">
              <w:rPr>
                <w:color w:val="222222"/>
                <w:szCs w:val="26"/>
                <w:lang w:eastAsia="vi-VN"/>
              </w:rPr>
              <w:t>Test.nocache.js</w:t>
            </w:r>
          </w:p>
        </w:tc>
        <w:tc>
          <w:tcPr>
            <w:tcW w:w="2434"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7AEDFC62" w14:textId="77777777" w:rsidR="00E970DB" w:rsidRPr="00A7425F" w:rsidRDefault="00E970DB" w:rsidP="00042893">
            <w:pPr>
              <w:spacing w:line="288" w:lineRule="auto"/>
              <w:jc w:val="both"/>
              <w:rPr>
                <w:color w:val="222222"/>
                <w:szCs w:val="26"/>
                <w:lang w:eastAsia="vi-VN"/>
              </w:rPr>
            </w:pPr>
            <w:r w:rsidRPr="00A7425F">
              <w:rPr>
                <w:szCs w:val="26"/>
              </w:rPr>
              <w:t>Các " lựa chọn script " cho ứng dụng Test. Đây là script mà phải được nạp từ trang chủ HTML nạp đến module GWT vào trong trang.</w:t>
            </w:r>
          </w:p>
        </w:tc>
      </w:tr>
      <w:tr w:rsidR="00E970DB" w:rsidRPr="00A7425F" w14:paraId="02CBCE39" w14:textId="77777777" w:rsidTr="00042893">
        <w:tc>
          <w:tcPr>
            <w:tcW w:w="1480"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4CC797D3" w14:textId="77777777" w:rsidR="00E970DB" w:rsidRPr="00A7425F" w:rsidRDefault="00E970DB" w:rsidP="00042893">
            <w:pPr>
              <w:spacing w:line="288" w:lineRule="auto"/>
              <w:jc w:val="both"/>
              <w:rPr>
                <w:color w:val="222222"/>
                <w:szCs w:val="26"/>
                <w:lang w:eastAsia="vi-VN"/>
              </w:rPr>
            </w:pPr>
            <w:r w:rsidRPr="00A7425F">
              <w:rPr>
                <w:color w:val="222222"/>
                <w:szCs w:val="26"/>
                <w:lang w:eastAsia="vi-VN"/>
              </w:rPr>
              <w:t>/war/WEB-INF</w:t>
            </w:r>
          </w:p>
        </w:tc>
        <w:tc>
          <w:tcPr>
            <w:tcW w:w="1086"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201848EE" w14:textId="77777777" w:rsidR="00E970DB" w:rsidRPr="00A7425F" w:rsidRDefault="00E970DB" w:rsidP="00042893">
            <w:pPr>
              <w:spacing w:line="288" w:lineRule="auto"/>
              <w:jc w:val="both"/>
              <w:rPr>
                <w:color w:val="222222"/>
                <w:szCs w:val="26"/>
                <w:lang w:eastAsia="vi-VN"/>
              </w:rPr>
            </w:pPr>
          </w:p>
        </w:tc>
        <w:tc>
          <w:tcPr>
            <w:tcW w:w="2434"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5EB28CAE" w14:textId="77777777" w:rsidR="00E970DB" w:rsidRPr="00A7425F" w:rsidRDefault="00E970DB" w:rsidP="00042893">
            <w:pPr>
              <w:spacing w:line="288" w:lineRule="auto"/>
              <w:jc w:val="both"/>
              <w:rPr>
                <w:szCs w:val="26"/>
              </w:rPr>
            </w:pPr>
            <w:r w:rsidRPr="00A7425F">
              <w:rPr>
                <w:color w:val="222222"/>
                <w:szCs w:val="26"/>
                <w:lang w:eastAsia="vi-VN"/>
              </w:rPr>
              <w:t xml:space="preserve">Tất cả các mã nguồn ko public thì được đặt ở đây, hãy nhìn vào </w:t>
            </w:r>
            <w:r w:rsidRPr="00A7425F">
              <w:rPr>
                <w:szCs w:val="26"/>
              </w:rPr>
              <w:t>đặc tả servlet để xem chi tiết hơn.</w:t>
            </w:r>
          </w:p>
        </w:tc>
      </w:tr>
      <w:tr w:rsidR="00E970DB" w:rsidRPr="00A7425F" w14:paraId="13843212" w14:textId="77777777" w:rsidTr="00042893">
        <w:tc>
          <w:tcPr>
            <w:tcW w:w="1480"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5FB32078" w14:textId="77777777" w:rsidR="00E970DB" w:rsidRPr="00A7425F" w:rsidRDefault="00E970DB" w:rsidP="00042893">
            <w:pPr>
              <w:spacing w:line="288" w:lineRule="auto"/>
              <w:jc w:val="both"/>
              <w:rPr>
                <w:color w:val="222222"/>
                <w:szCs w:val="26"/>
                <w:lang w:eastAsia="vi-VN"/>
              </w:rPr>
            </w:pPr>
            <w:r w:rsidRPr="00A7425F">
              <w:rPr>
                <w:color w:val="222222"/>
                <w:szCs w:val="26"/>
                <w:lang w:eastAsia="vi-VN"/>
              </w:rPr>
              <w:t>/war/WEB-INF</w:t>
            </w:r>
          </w:p>
        </w:tc>
        <w:tc>
          <w:tcPr>
            <w:tcW w:w="1086"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75F18B89" w14:textId="77777777" w:rsidR="00E970DB" w:rsidRPr="00A7425F" w:rsidRDefault="00E970DB" w:rsidP="00042893">
            <w:pPr>
              <w:spacing w:line="288" w:lineRule="auto"/>
              <w:jc w:val="both"/>
              <w:rPr>
                <w:color w:val="222222"/>
                <w:szCs w:val="26"/>
                <w:lang w:eastAsia="vi-VN"/>
              </w:rPr>
            </w:pPr>
            <w:r w:rsidRPr="00A7425F">
              <w:rPr>
                <w:color w:val="222222"/>
                <w:szCs w:val="26"/>
                <w:lang w:eastAsia="vi-VN"/>
              </w:rPr>
              <w:t>web.xml</w:t>
            </w:r>
          </w:p>
        </w:tc>
        <w:tc>
          <w:tcPr>
            <w:tcW w:w="2434"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4E8305D9" w14:textId="77777777" w:rsidR="00E970DB" w:rsidRPr="00A7425F" w:rsidRDefault="00E970DB" w:rsidP="00042893">
            <w:pPr>
              <w:spacing w:line="288" w:lineRule="auto"/>
              <w:jc w:val="both"/>
              <w:rPr>
                <w:szCs w:val="26"/>
              </w:rPr>
            </w:pPr>
            <w:r w:rsidRPr="00A7425F">
              <w:rPr>
                <w:szCs w:val="26"/>
              </w:rPr>
              <w:t>Cấu hình ứng dụng web của bạn và bất kỳ servlet nào.</w:t>
            </w:r>
          </w:p>
        </w:tc>
      </w:tr>
      <w:tr w:rsidR="00E970DB" w:rsidRPr="00A7425F" w14:paraId="7E0859ED" w14:textId="77777777" w:rsidTr="00042893">
        <w:tc>
          <w:tcPr>
            <w:tcW w:w="1480"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5181A704" w14:textId="77777777" w:rsidR="00E970DB" w:rsidRPr="00A7425F" w:rsidRDefault="00E970DB" w:rsidP="00042893">
            <w:pPr>
              <w:spacing w:line="288" w:lineRule="auto"/>
              <w:jc w:val="both"/>
              <w:rPr>
                <w:color w:val="222222"/>
                <w:szCs w:val="26"/>
                <w:lang w:eastAsia="vi-VN"/>
              </w:rPr>
            </w:pPr>
            <w:r w:rsidRPr="00A7425F">
              <w:rPr>
                <w:color w:val="222222"/>
                <w:szCs w:val="26"/>
                <w:lang w:eastAsia="vi-VN"/>
              </w:rPr>
              <w:t>/war/WEB-INF</w:t>
            </w:r>
          </w:p>
        </w:tc>
        <w:tc>
          <w:tcPr>
            <w:tcW w:w="1086"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75F1336B" w14:textId="77777777" w:rsidR="00E970DB" w:rsidRPr="00A7425F" w:rsidRDefault="00E970DB" w:rsidP="00042893">
            <w:pPr>
              <w:spacing w:line="288" w:lineRule="auto"/>
              <w:jc w:val="both"/>
              <w:rPr>
                <w:color w:val="222222"/>
                <w:szCs w:val="26"/>
                <w:lang w:eastAsia="vi-VN"/>
              </w:rPr>
            </w:pPr>
            <w:r w:rsidRPr="00A7425F">
              <w:rPr>
                <w:color w:val="222222"/>
                <w:szCs w:val="26"/>
                <w:lang w:eastAsia="vi-VN"/>
              </w:rPr>
              <w:t>web.xml</w:t>
            </w:r>
          </w:p>
        </w:tc>
        <w:tc>
          <w:tcPr>
            <w:tcW w:w="2434"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414E9073" w14:textId="77777777" w:rsidR="00E970DB" w:rsidRPr="00A7425F" w:rsidRDefault="00E970DB" w:rsidP="00042893">
            <w:pPr>
              <w:spacing w:line="288" w:lineRule="auto"/>
              <w:jc w:val="both"/>
              <w:rPr>
                <w:color w:val="222222"/>
                <w:szCs w:val="26"/>
                <w:lang w:eastAsia="vi-VN"/>
              </w:rPr>
            </w:pPr>
            <w:r w:rsidRPr="00A7425F">
              <w:rPr>
                <w:szCs w:val="26"/>
              </w:rPr>
              <w:t>Cấu hình ứng dụng web của bạn và bất kỳ servlet nào.</w:t>
            </w:r>
          </w:p>
        </w:tc>
      </w:tr>
      <w:tr w:rsidR="00E970DB" w:rsidRPr="00A7425F" w14:paraId="0B5B6CE9" w14:textId="77777777" w:rsidTr="00042893">
        <w:tc>
          <w:tcPr>
            <w:tcW w:w="1480"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216EC43F" w14:textId="77777777" w:rsidR="00E970DB" w:rsidRPr="00A7425F" w:rsidRDefault="00E970DB" w:rsidP="00042893">
            <w:pPr>
              <w:spacing w:line="288" w:lineRule="auto"/>
              <w:jc w:val="both"/>
              <w:rPr>
                <w:color w:val="222222"/>
                <w:szCs w:val="26"/>
                <w:lang w:eastAsia="vi-VN"/>
              </w:rPr>
            </w:pPr>
            <w:r w:rsidRPr="00A7425F">
              <w:rPr>
                <w:color w:val="222222"/>
                <w:szCs w:val="26"/>
                <w:lang w:eastAsia="vi-VN"/>
              </w:rPr>
              <w:lastRenderedPageBreak/>
              <w:t>/war/WEB-NF/classes</w:t>
            </w:r>
          </w:p>
        </w:tc>
        <w:tc>
          <w:tcPr>
            <w:tcW w:w="1086"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316B7523" w14:textId="77777777" w:rsidR="00E970DB" w:rsidRPr="00A7425F" w:rsidRDefault="00E970DB" w:rsidP="00042893">
            <w:pPr>
              <w:spacing w:line="288" w:lineRule="auto"/>
              <w:jc w:val="both"/>
              <w:rPr>
                <w:color w:val="222222"/>
                <w:szCs w:val="26"/>
                <w:lang w:eastAsia="vi-VN"/>
              </w:rPr>
            </w:pPr>
          </w:p>
        </w:tc>
        <w:tc>
          <w:tcPr>
            <w:tcW w:w="2434"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027987CD" w14:textId="77777777" w:rsidR="00E970DB" w:rsidRPr="00A7425F" w:rsidRDefault="00E970DB" w:rsidP="00042893">
            <w:pPr>
              <w:spacing w:line="288" w:lineRule="auto"/>
              <w:jc w:val="both"/>
              <w:rPr>
                <w:color w:val="222222"/>
                <w:szCs w:val="26"/>
                <w:lang w:eastAsia="vi-VN"/>
              </w:rPr>
            </w:pPr>
            <w:r w:rsidRPr="00A7425F">
              <w:rPr>
                <w:color w:val="222222"/>
                <w:szCs w:val="26"/>
                <w:lang w:eastAsia="vi-VN"/>
              </w:rPr>
              <w:t>Các tập tin lớp Java đã biên dịch đặt ở đây để thực thi chức năng phí máy chủ. Nếu bạn sử dụng một IDE để thiết lập thư mục đầu ra thi là thư mục này.</w:t>
            </w:r>
          </w:p>
        </w:tc>
      </w:tr>
      <w:tr w:rsidR="00E970DB" w:rsidRPr="00A7425F" w14:paraId="0B328FE3" w14:textId="77777777" w:rsidTr="00042893">
        <w:tc>
          <w:tcPr>
            <w:tcW w:w="1480"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4D6DEB48" w14:textId="77777777" w:rsidR="00E970DB" w:rsidRPr="00A7425F" w:rsidRDefault="00E970DB" w:rsidP="00042893">
            <w:pPr>
              <w:spacing w:line="288" w:lineRule="auto"/>
              <w:jc w:val="both"/>
              <w:rPr>
                <w:color w:val="222222"/>
                <w:szCs w:val="26"/>
                <w:lang w:eastAsia="vi-VN"/>
              </w:rPr>
            </w:pPr>
            <w:r w:rsidRPr="00A7425F">
              <w:rPr>
                <w:color w:val="222222"/>
                <w:szCs w:val="26"/>
                <w:lang w:eastAsia="vi-VN"/>
              </w:rPr>
              <w:t>/war/WEB-INF/lib</w:t>
            </w:r>
          </w:p>
        </w:tc>
        <w:tc>
          <w:tcPr>
            <w:tcW w:w="1086"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0CE80251" w14:textId="77777777" w:rsidR="00E970DB" w:rsidRPr="00A7425F" w:rsidRDefault="00E970DB" w:rsidP="00042893">
            <w:pPr>
              <w:spacing w:line="288" w:lineRule="auto"/>
              <w:jc w:val="both"/>
              <w:rPr>
                <w:color w:val="222222"/>
                <w:szCs w:val="26"/>
                <w:lang w:eastAsia="vi-VN"/>
              </w:rPr>
            </w:pPr>
          </w:p>
        </w:tc>
        <w:tc>
          <w:tcPr>
            <w:tcW w:w="2434"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3BAD8776" w14:textId="77777777" w:rsidR="00E970DB" w:rsidRPr="00A7425F" w:rsidRDefault="00E970DB" w:rsidP="00042893">
            <w:pPr>
              <w:spacing w:line="288" w:lineRule="auto"/>
              <w:jc w:val="both"/>
              <w:rPr>
                <w:color w:val="222222"/>
                <w:szCs w:val="26"/>
                <w:lang w:eastAsia="vi-VN"/>
              </w:rPr>
            </w:pPr>
            <w:r w:rsidRPr="00A7425F">
              <w:rPr>
                <w:color w:val="222222"/>
                <w:szCs w:val="26"/>
                <w:lang w:eastAsia="vi-VN"/>
              </w:rPr>
              <w:t>Các thư viện phụ thuộc và mã nguồn server  của bạn cần được đặt ở đây.</w:t>
            </w:r>
          </w:p>
        </w:tc>
      </w:tr>
      <w:tr w:rsidR="00E970DB" w:rsidRPr="00A7425F" w14:paraId="1521D0A7" w14:textId="77777777" w:rsidTr="00042893">
        <w:tc>
          <w:tcPr>
            <w:tcW w:w="1480"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2DC6BF06" w14:textId="77777777" w:rsidR="00E970DB" w:rsidRPr="00A7425F" w:rsidRDefault="00E970DB" w:rsidP="00042893">
            <w:pPr>
              <w:spacing w:line="288" w:lineRule="auto"/>
              <w:jc w:val="both"/>
              <w:rPr>
                <w:color w:val="222222"/>
                <w:szCs w:val="26"/>
                <w:lang w:eastAsia="vi-VN"/>
              </w:rPr>
            </w:pPr>
            <w:r w:rsidRPr="00A7425F">
              <w:rPr>
                <w:color w:val="222222"/>
                <w:szCs w:val="26"/>
                <w:lang w:eastAsia="vi-VN"/>
              </w:rPr>
              <w:t>/war/WEB-INF/lib</w:t>
            </w:r>
          </w:p>
        </w:tc>
        <w:tc>
          <w:tcPr>
            <w:tcW w:w="1086"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3C9B0E90" w14:textId="77777777" w:rsidR="00E970DB" w:rsidRPr="00A7425F" w:rsidRDefault="00E970DB" w:rsidP="00042893">
            <w:pPr>
              <w:spacing w:line="288" w:lineRule="auto"/>
              <w:jc w:val="both"/>
              <w:rPr>
                <w:color w:val="222222"/>
                <w:szCs w:val="26"/>
                <w:lang w:eastAsia="vi-VN"/>
              </w:rPr>
            </w:pPr>
            <w:r w:rsidRPr="00A7425F">
              <w:rPr>
                <w:color w:val="222222"/>
                <w:szCs w:val="26"/>
                <w:lang w:eastAsia="vi-VN"/>
              </w:rPr>
              <w:t>gwt-servlet.jar</w:t>
            </w:r>
          </w:p>
        </w:tc>
        <w:tc>
          <w:tcPr>
            <w:tcW w:w="2434"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238A8BCC" w14:textId="77777777" w:rsidR="00E970DB" w:rsidRPr="00A7425F" w:rsidRDefault="00E970DB" w:rsidP="00042893">
            <w:pPr>
              <w:keepNext/>
              <w:shd w:val="clear" w:color="auto" w:fill="F7F9FD"/>
              <w:spacing w:line="288" w:lineRule="auto"/>
              <w:jc w:val="both"/>
              <w:rPr>
                <w:color w:val="222222"/>
                <w:szCs w:val="26"/>
                <w:lang w:eastAsia="vi-VN"/>
              </w:rPr>
            </w:pPr>
            <w:r w:rsidRPr="00A7425F">
              <w:rPr>
                <w:szCs w:val="26"/>
              </w:rPr>
              <w:t>Nếu bạn có bất kỳ servlet sử dụng GWT RPC , bạn sẽ cần phải đặt một bản sao của GWT- servlet.jar tại đây.</w:t>
            </w:r>
          </w:p>
        </w:tc>
      </w:tr>
    </w:tbl>
    <w:p w14:paraId="3F0ECE3E" w14:textId="6409F3A2" w:rsidR="003B0ABE" w:rsidRPr="00B93E4B" w:rsidRDefault="00020594" w:rsidP="003D2471">
      <w:pPr>
        <w:pStyle w:val="Stylebang"/>
      </w:pPr>
      <w:bookmarkStart w:id="119" w:name="_Toc293754145"/>
      <w:bookmarkStart w:id="120" w:name="_Toc293772888"/>
      <w:bookmarkStart w:id="121" w:name="_Toc293773099"/>
      <w:bookmarkStart w:id="122" w:name="_Toc293773464"/>
      <w:bookmarkStart w:id="123" w:name="_Toc293773507"/>
      <w:r w:rsidRPr="00B93E4B">
        <w:t xml:space="preserve">Bảng 2 - </w:t>
      </w:r>
      <w:r w:rsidR="003B0ABE" w:rsidRPr="00B93E4B">
        <w:t>Thư mục war</w:t>
      </w:r>
      <w:bookmarkEnd w:id="119"/>
      <w:bookmarkEnd w:id="120"/>
      <w:bookmarkEnd w:id="121"/>
      <w:bookmarkEnd w:id="122"/>
      <w:bookmarkEnd w:id="123"/>
    </w:p>
    <w:p w14:paraId="08846F37" w14:textId="77777777" w:rsidR="008323CB" w:rsidRPr="00A7425F" w:rsidRDefault="008323CB" w:rsidP="003B0ABE">
      <w:pPr>
        <w:spacing w:line="276" w:lineRule="auto"/>
        <w:jc w:val="center"/>
        <w:rPr>
          <w:b/>
          <w:szCs w:val="26"/>
        </w:rPr>
      </w:pPr>
    </w:p>
    <w:p w14:paraId="6EE254AD" w14:textId="0D4D8235" w:rsidR="00042893" w:rsidRPr="00A7425F" w:rsidRDefault="00042893" w:rsidP="00042893">
      <w:pPr>
        <w:spacing w:line="276" w:lineRule="auto"/>
        <w:rPr>
          <w:b/>
          <w:szCs w:val="26"/>
        </w:rPr>
      </w:pPr>
      <w:r w:rsidRPr="00A7425F">
        <w:rPr>
          <w:b/>
          <w:szCs w:val="26"/>
        </w:rPr>
        <w:tab/>
        <w:t>1.5.1.5.4 Thư mục test</w:t>
      </w:r>
    </w:p>
    <w:p w14:paraId="0D764F36" w14:textId="77777777" w:rsidR="00042893" w:rsidRPr="00A7425F" w:rsidRDefault="00042893" w:rsidP="00042893">
      <w:pPr>
        <w:spacing w:line="288" w:lineRule="auto"/>
        <w:jc w:val="both"/>
        <w:rPr>
          <w:szCs w:val="26"/>
        </w:rPr>
      </w:pPr>
      <w:r w:rsidRPr="00A7425F">
        <w:rPr>
          <w:b/>
          <w:szCs w:val="26"/>
        </w:rPr>
        <w:tab/>
      </w:r>
      <w:r w:rsidRPr="00A7425F">
        <w:rPr>
          <w:szCs w:val="26"/>
        </w:rPr>
        <w:t>Thư mục test chứa các file mã nguồn cho Junit tests.</w:t>
      </w:r>
    </w:p>
    <w:tbl>
      <w:tblPr>
        <w:tblW w:w="5000" w:type="pct"/>
        <w:tblBorders>
          <w:top w:val="single" w:sz="6" w:space="0" w:color="BBBBBB"/>
          <w:left w:val="single" w:sz="6" w:space="0" w:color="BBBBBB"/>
          <w:bottom w:val="single" w:sz="6" w:space="0" w:color="BBBBBB"/>
          <w:right w:val="single" w:sz="6" w:space="0" w:color="BBBBBB"/>
        </w:tblBorders>
        <w:shd w:val="clear" w:color="auto" w:fill="FFFFFF"/>
        <w:tblLayout w:type="fixed"/>
        <w:tblCellMar>
          <w:left w:w="0" w:type="dxa"/>
          <w:right w:w="0" w:type="dxa"/>
        </w:tblCellMar>
        <w:tblLook w:val="04A0" w:firstRow="1" w:lastRow="0" w:firstColumn="1" w:lastColumn="0" w:noHBand="0" w:noVBand="1"/>
      </w:tblPr>
      <w:tblGrid>
        <w:gridCol w:w="2249"/>
        <w:gridCol w:w="3244"/>
        <w:gridCol w:w="3589"/>
      </w:tblGrid>
      <w:tr w:rsidR="00042893" w:rsidRPr="00A7425F" w14:paraId="2CD18B32" w14:textId="77777777" w:rsidTr="00042893">
        <w:tc>
          <w:tcPr>
            <w:tcW w:w="1238" w:type="pct"/>
            <w:tcBorders>
              <w:top w:val="single" w:sz="6" w:space="0" w:color="4D90FE"/>
              <w:left w:val="single" w:sz="6" w:space="0" w:color="4D90FE"/>
              <w:bottom w:val="single" w:sz="6" w:space="0" w:color="4D90FE"/>
              <w:right w:val="single" w:sz="6" w:space="0" w:color="4D90FE"/>
            </w:tcBorders>
            <w:shd w:val="clear" w:color="auto" w:fill="6199DF"/>
            <w:tcMar>
              <w:top w:w="90" w:type="dxa"/>
              <w:left w:w="150" w:type="dxa"/>
              <w:bottom w:w="90" w:type="dxa"/>
              <w:right w:w="150" w:type="dxa"/>
            </w:tcMar>
            <w:vAlign w:val="center"/>
            <w:hideMark/>
          </w:tcPr>
          <w:p w14:paraId="0EC98178" w14:textId="77777777" w:rsidR="00042893" w:rsidRPr="00A7425F" w:rsidRDefault="00042893" w:rsidP="00042893">
            <w:pPr>
              <w:spacing w:line="288" w:lineRule="auto"/>
              <w:jc w:val="both"/>
              <w:rPr>
                <w:b/>
                <w:bCs/>
                <w:color w:val="FFFFFF"/>
                <w:szCs w:val="26"/>
                <w:lang w:eastAsia="vi-VN"/>
              </w:rPr>
            </w:pPr>
            <w:r w:rsidRPr="00A7425F">
              <w:rPr>
                <w:b/>
                <w:bCs/>
                <w:color w:val="FFFFFF"/>
                <w:szCs w:val="26"/>
                <w:lang w:eastAsia="vi-VN"/>
              </w:rPr>
              <w:t>Gói</w:t>
            </w:r>
          </w:p>
        </w:tc>
        <w:tc>
          <w:tcPr>
            <w:tcW w:w="1786" w:type="pct"/>
            <w:tcBorders>
              <w:top w:val="single" w:sz="6" w:space="0" w:color="4D90FE"/>
              <w:left w:val="single" w:sz="6" w:space="0" w:color="4D90FE"/>
              <w:bottom w:val="single" w:sz="6" w:space="0" w:color="4D90FE"/>
              <w:right w:val="single" w:sz="6" w:space="0" w:color="4D90FE"/>
            </w:tcBorders>
            <w:shd w:val="clear" w:color="auto" w:fill="6199DF"/>
            <w:tcMar>
              <w:top w:w="90" w:type="dxa"/>
              <w:left w:w="150" w:type="dxa"/>
              <w:bottom w:w="90" w:type="dxa"/>
              <w:right w:w="150" w:type="dxa"/>
            </w:tcMar>
            <w:vAlign w:val="center"/>
            <w:hideMark/>
          </w:tcPr>
          <w:p w14:paraId="63788A92" w14:textId="77777777" w:rsidR="00042893" w:rsidRPr="00A7425F" w:rsidRDefault="00042893" w:rsidP="00042893">
            <w:pPr>
              <w:spacing w:line="288" w:lineRule="auto"/>
              <w:jc w:val="both"/>
              <w:rPr>
                <w:b/>
                <w:bCs/>
                <w:color w:val="FFFFFF"/>
                <w:szCs w:val="26"/>
                <w:lang w:eastAsia="vi-VN"/>
              </w:rPr>
            </w:pPr>
            <w:r w:rsidRPr="00A7425F">
              <w:rPr>
                <w:b/>
                <w:bCs/>
                <w:color w:val="FFFFFF"/>
                <w:szCs w:val="26"/>
                <w:lang w:eastAsia="vi-VN"/>
              </w:rPr>
              <w:t>File</w:t>
            </w:r>
          </w:p>
        </w:tc>
        <w:tc>
          <w:tcPr>
            <w:tcW w:w="1976" w:type="pct"/>
            <w:tcBorders>
              <w:top w:val="single" w:sz="6" w:space="0" w:color="4D90FE"/>
              <w:left w:val="single" w:sz="6" w:space="0" w:color="4D90FE"/>
              <w:bottom w:val="single" w:sz="6" w:space="0" w:color="4D90FE"/>
              <w:right w:val="single" w:sz="6" w:space="0" w:color="4D90FE"/>
            </w:tcBorders>
            <w:shd w:val="clear" w:color="auto" w:fill="6199DF"/>
            <w:tcMar>
              <w:top w:w="90" w:type="dxa"/>
              <w:left w:w="150" w:type="dxa"/>
              <w:bottom w:w="90" w:type="dxa"/>
              <w:right w:w="150" w:type="dxa"/>
            </w:tcMar>
            <w:vAlign w:val="center"/>
            <w:hideMark/>
          </w:tcPr>
          <w:p w14:paraId="2268E2CD" w14:textId="77777777" w:rsidR="00042893" w:rsidRPr="00A7425F" w:rsidRDefault="00042893" w:rsidP="00042893">
            <w:pPr>
              <w:spacing w:line="288" w:lineRule="auto"/>
              <w:jc w:val="both"/>
              <w:rPr>
                <w:b/>
                <w:bCs/>
                <w:color w:val="FFFFFF"/>
                <w:szCs w:val="26"/>
                <w:lang w:eastAsia="vi-VN"/>
              </w:rPr>
            </w:pPr>
            <w:r w:rsidRPr="00A7425F">
              <w:rPr>
                <w:b/>
                <w:bCs/>
                <w:color w:val="FFFFFF"/>
                <w:szCs w:val="26"/>
                <w:lang w:eastAsia="vi-VN"/>
              </w:rPr>
              <w:t>Mục đích</w:t>
            </w:r>
          </w:p>
        </w:tc>
      </w:tr>
      <w:tr w:rsidR="00042893" w:rsidRPr="00A7425F" w14:paraId="542532C9" w14:textId="77777777" w:rsidTr="00042893">
        <w:tc>
          <w:tcPr>
            <w:tcW w:w="1238"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7DD5C3E5" w14:textId="77777777" w:rsidR="00042893" w:rsidRPr="00A7425F" w:rsidRDefault="00042893" w:rsidP="00042893">
            <w:pPr>
              <w:spacing w:line="288" w:lineRule="auto"/>
              <w:jc w:val="both"/>
              <w:rPr>
                <w:color w:val="222222"/>
                <w:szCs w:val="26"/>
                <w:lang w:eastAsia="vi-VN"/>
              </w:rPr>
            </w:pPr>
            <w:r w:rsidRPr="00A7425F">
              <w:rPr>
                <w:color w:val="222222"/>
                <w:szCs w:val="26"/>
                <w:lang w:eastAsia="vi-VN"/>
              </w:rPr>
              <w:t>sample.Test.client</w:t>
            </w:r>
          </w:p>
        </w:tc>
        <w:tc>
          <w:tcPr>
            <w:tcW w:w="1786"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0CC91404" w14:textId="77777777" w:rsidR="00042893" w:rsidRPr="00A7425F" w:rsidRDefault="00042893" w:rsidP="00042893">
            <w:pPr>
              <w:spacing w:line="288" w:lineRule="auto"/>
              <w:jc w:val="both"/>
              <w:rPr>
                <w:color w:val="222222"/>
                <w:szCs w:val="26"/>
                <w:lang w:eastAsia="vi-VN"/>
              </w:rPr>
            </w:pPr>
          </w:p>
        </w:tc>
        <w:tc>
          <w:tcPr>
            <w:tcW w:w="1976"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19119F9E" w14:textId="77777777" w:rsidR="00042893" w:rsidRPr="00A7425F" w:rsidRDefault="00042893" w:rsidP="00042893">
            <w:pPr>
              <w:spacing w:line="288" w:lineRule="auto"/>
              <w:jc w:val="both"/>
              <w:rPr>
                <w:color w:val="222222"/>
                <w:szCs w:val="26"/>
                <w:lang w:eastAsia="vi-VN"/>
              </w:rPr>
            </w:pPr>
            <w:r w:rsidRPr="00A7425F">
              <w:rPr>
                <w:color w:val="222222"/>
                <w:szCs w:val="26"/>
                <w:lang w:eastAsia="vi-VN"/>
              </w:rPr>
              <w:t>Các tệp tin kiểm thử phía client và các thư mục con</w:t>
            </w:r>
          </w:p>
        </w:tc>
      </w:tr>
      <w:tr w:rsidR="00042893" w:rsidRPr="00A7425F" w14:paraId="571D2300" w14:textId="77777777" w:rsidTr="00042893">
        <w:tc>
          <w:tcPr>
            <w:tcW w:w="1238"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321A2050" w14:textId="77777777" w:rsidR="00042893" w:rsidRPr="00A7425F" w:rsidRDefault="00042893" w:rsidP="00042893">
            <w:pPr>
              <w:spacing w:line="288" w:lineRule="auto"/>
              <w:jc w:val="both"/>
              <w:rPr>
                <w:color w:val="222222"/>
                <w:szCs w:val="26"/>
                <w:lang w:eastAsia="vi-VN"/>
              </w:rPr>
            </w:pPr>
            <w:r w:rsidRPr="00A7425F">
              <w:rPr>
                <w:color w:val="222222"/>
                <w:szCs w:val="26"/>
                <w:lang w:eastAsia="vi-VN"/>
              </w:rPr>
              <w:t>sample.Test.client</w:t>
            </w:r>
          </w:p>
        </w:tc>
        <w:tc>
          <w:tcPr>
            <w:tcW w:w="1786"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2F5667FE" w14:textId="77777777" w:rsidR="00042893" w:rsidRPr="00A7425F" w:rsidRDefault="00042893" w:rsidP="00042893">
            <w:pPr>
              <w:spacing w:line="288" w:lineRule="auto"/>
              <w:jc w:val="both"/>
              <w:rPr>
                <w:color w:val="222222"/>
                <w:szCs w:val="26"/>
                <w:lang w:eastAsia="vi-VN"/>
              </w:rPr>
            </w:pPr>
            <w:r w:rsidRPr="00A7425F">
              <w:rPr>
                <w:color w:val="222222"/>
                <w:szCs w:val="26"/>
                <w:lang w:eastAsia="vi-VN"/>
              </w:rPr>
              <w:t>TestTest.java</w:t>
            </w:r>
          </w:p>
        </w:tc>
        <w:tc>
          <w:tcPr>
            <w:tcW w:w="1976"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20E04754" w14:textId="77777777" w:rsidR="00042893" w:rsidRPr="00A7425F" w:rsidRDefault="00042893" w:rsidP="00042893">
            <w:pPr>
              <w:spacing w:line="288" w:lineRule="auto"/>
              <w:jc w:val="both"/>
              <w:rPr>
                <w:color w:val="222222"/>
                <w:szCs w:val="26"/>
                <w:lang w:eastAsia="vi-VN"/>
              </w:rPr>
            </w:pPr>
            <w:r w:rsidRPr="00A7425F">
              <w:rPr>
                <w:color w:val="222222"/>
                <w:szCs w:val="26"/>
                <w:lang w:eastAsia="vi-VN"/>
              </w:rPr>
              <w:t>Test case cho lớp điểm vào (entry-point).</w:t>
            </w:r>
          </w:p>
        </w:tc>
      </w:tr>
      <w:tr w:rsidR="00042893" w:rsidRPr="00A7425F" w14:paraId="38C1F611" w14:textId="77777777" w:rsidTr="00042893">
        <w:tc>
          <w:tcPr>
            <w:tcW w:w="1238"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13D4ADC4" w14:textId="77777777" w:rsidR="00042893" w:rsidRPr="00A7425F" w:rsidRDefault="00042893" w:rsidP="00042893">
            <w:pPr>
              <w:spacing w:line="288" w:lineRule="auto"/>
              <w:jc w:val="both"/>
              <w:rPr>
                <w:color w:val="222222"/>
                <w:szCs w:val="26"/>
                <w:lang w:eastAsia="vi-VN"/>
              </w:rPr>
            </w:pPr>
            <w:r w:rsidRPr="00A7425F">
              <w:rPr>
                <w:color w:val="222222"/>
                <w:szCs w:val="26"/>
                <w:lang w:eastAsia="vi-VN"/>
              </w:rPr>
              <w:t>sample.Test.server</w:t>
            </w:r>
          </w:p>
        </w:tc>
        <w:tc>
          <w:tcPr>
            <w:tcW w:w="1786"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611AE7DB" w14:textId="77777777" w:rsidR="00042893" w:rsidRPr="00A7425F" w:rsidRDefault="00042893" w:rsidP="00042893">
            <w:pPr>
              <w:spacing w:line="288" w:lineRule="auto"/>
              <w:jc w:val="both"/>
              <w:rPr>
                <w:color w:val="222222"/>
                <w:szCs w:val="26"/>
                <w:lang w:eastAsia="vi-VN"/>
              </w:rPr>
            </w:pPr>
          </w:p>
        </w:tc>
        <w:tc>
          <w:tcPr>
            <w:tcW w:w="1976"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603DAA7A" w14:textId="77777777" w:rsidR="00042893" w:rsidRPr="00A7425F" w:rsidRDefault="00042893" w:rsidP="00042893">
            <w:pPr>
              <w:spacing w:line="288" w:lineRule="auto"/>
              <w:jc w:val="both"/>
              <w:rPr>
                <w:color w:val="222222"/>
                <w:szCs w:val="26"/>
                <w:lang w:eastAsia="vi-VN"/>
              </w:rPr>
            </w:pPr>
            <w:r w:rsidRPr="00A7425F">
              <w:rPr>
                <w:color w:val="222222"/>
                <w:szCs w:val="26"/>
                <w:lang w:eastAsia="vi-VN"/>
              </w:rPr>
              <w:t>Các tệp tin kiểm thử phía server và các thư mục con.</w:t>
            </w:r>
          </w:p>
        </w:tc>
      </w:tr>
      <w:tr w:rsidR="00042893" w:rsidRPr="00A7425F" w14:paraId="1B35245D" w14:textId="77777777" w:rsidTr="00042893">
        <w:tc>
          <w:tcPr>
            <w:tcW w:w="1238"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0409CBA9" w14:textId="77777777" w:rsidR="00042893" w:rsidRPr="00A7425F" w:rsidRDefault="00042893" w:rsidP="00042893">
            <w:pPr>
              <w:spacing w:line="288" w:lineRule="auto"/>
              <w:jc w:val="both"/>
              <w:rPr>
                <w:color w:val="222222"/>
                <w:szCs w:val="26"/>
                <w:lang w:eastAsia="vi-VN"/>
              </w:rPr>
            </w:pPr>
            <w:r w:rsidRPr="00A7425F">
              <w:rPr>
                <w:color w:val="222222"/>
                <w:szCs w:val="26"/>
                <w:lang w:eastAsia="vi-VN"/>
              </w:rPr>
              <w:t>sample.Test.server</w:t>
            </w:r>
          </w:p>
        </w:tc>
        <w:tc>
          <w:tcPr>
            <w:tcW w:w="1786"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06D6D1F0" w14:textId="77777777" w:rsidR="00042893" w:rsidRPr="00A7425F" w:rsidRDefault="00042893" w:rsidP="00042893">
            <w:pPr>
              <w:spacing w:line="288" w:lineRule="auto"/>
              <w:jc w:val="both"/>
              <w:rPr>
                <w:color w:val="222222"/>
                <w:szCs w:val="26"/>
                <w:lang w:eastAsia="vi-VN"/>
              </w:rPr>
            </w:pPr>
            <w:r w:rsidRPr="00A7425F">
              <w:rPr>
                <w:color w:val="222222"/>
                <w:szCs w:val="26"/>
                <w:lang w:eastAsia="vi-VN"/>
              </w:rPr>
              <w:t>SchoolCalendarServiceImplTest.java</w:t>
            </w:r>
          </w:p>
        </w:tc>
        <w:tc>
          <w:tcPr>
            <w:tcW w:w="1976" w:type="pct"/>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14:paraId="7A4098DC" w14:textId="77777777" w:rsidR="00042893" w:rsidRPr="00A7425F" w:rsidRDefault="00042893" w:rsidP="00042893">
            <w:pPr>
              <w:keepNext/>
              <w:spacing w:line="288" w:lineRule="auto"/>
              <w:jc w:val="both"/>
              <w:rPr>
                <w:color w:val="222222"/>
                <w:szCs w:val="26"/>
                <w:lang w:eastAsia="vi-VN"/>
              </w:rPr>
            </w:pPr>
            <w:r w:rsidRPr="00A7425F">
              <w:rPr>
                <w:color w:val="222222"/>
                <w:szCs w:val="26"/>
                <w:lang w:eastAsia="vi-VN"/>
              </w:rPr>
              <w:t>Test case cho lớp server.</w:t>
            </w:r>
          </w:p>
        </w:tc>
      </w:tr>
    </w:tbl>
    <w:p w14:paraId="7188E3D2" w14:textId="343414A7" w:rsidR="00042893" w:rsidRPr="00D242DB" w:rsidRDefault="00E01C70" w:rsidP="003D2471">
      <w:pPr>
        <w:pStyle w:val="Stylebang"/>
      </w:pPr>
      <w:bookmarkStart w:id="124" w:name="_Toc293754146"/>
      <w:bookmarkStart w:id="125" w:name="_Toc293772889"/>
      <w:bookmarkStart w:id="126" w:name="_Toc293773100"/>
      <w:bookmarkStart w:id="127" w:name="_Toc293773465"/>
      <w:bookmarkStart w:id="128" w:name="_Toc293773508"/>
      <w:r w:rsidRPr="00D242DB">
        <w:t xml:space="preserve">Bảng 3 - </w:t>
      </w:r>
      <w:r w:rsidR="00EE3F90" w:rsidRPr="00D242DB">
        <w:t>Thư mục test</w:t>
      </w:r>
      <w:bookmarkEnd w:id="124"/>
      <w:bookmarkEnd w:id="125"/>
      <w:bookmarkEnd w:id="126"/>
      <w:bookmarkEnd w:id="127"/>
      <w:bookmarkEnd w:id="128"/>
    </w:p>
    <w:p w14:paraId="647972B6" w14:textId="3777CD29" w:rsidR="008C360C" w:rsidRPr="00A7425F" w:rsidRDefault="007C6E1E" w:rsidP="007E73BE">
      <w:pPr>
        <w:spacing w:line="276" w:lineRule="auto"/>
        <w:rPr>
          <w:b/>
          <w:szCs w:val="26"/>
        </w:rPr>
      </w:pPr>
      <w:r w:rsidRPr="00A7425F">
        <w:rPr>
          <w:b/>
          <w:szCs w:val="26"/>
        </w:rPr>
        <w:t xml:space="preserve">     </w:t>
      </w:r>
      <w:r w:rsidR="008C360C" w:rsidRPr="00A7425F">
        <w:rPr>
          <w:b/>
          <w:szCs w:val="26"/>
        </w:rPr>
        <w:t>1.5.1.6 Tương tác không đồng bộ giữa C</w:t>
      </w:r>
      <w:r w:rsidR="00692E93" w:rsidRPr="00A7425F">
        <w:rPr>
          <w:b/>
          <w:szCs w:val="26"/>
        </w:rPr>
        <w:t>l</w:t>
      </w:r>
      <w:r w:rsidR="008C360C" w:rsidRPr="00A7425F">
        <w:rPr>
          <w:b/>
          <w:szCs w:val="26"/>
        </w:rPr>
        <w:t>ient – Server</w:t>
      </w:r>
    </w:p>
    <w:p w14:paraId="5E697E14" w14:textId="144E1BC2" w:rsidR="00862657" w:rsidRPr="00A7425F" w:rsidRDefault="00862657" w:rsidP="007E73BE">
      <w:pPr>
        <w:spacing w:line="276" w:lineRule="auto"/>
        <w:rPr>
          <w:b/>
          <w:szCs w:val="26"/>
        </w:rPr>
      </w:pPr>
      <w:r w:rsidRPr="00A7425F">
        <w:rPr>
          <w:noProof/>
          <w:color w:val="FF0000"/>
          <w:szCs w:val="26"/>
        </w:rPr>
        <w:lastRenderedPageBreak/>
        <w:drawing>
          <wp:inline distT="0" distB="0" distL="0" distR="0" wp14:anchorId="138B9C13" wp14:editId="06C2DF03">
            <wp:extent cx="5576570" cy="4310738"/>
            <wp:effectExtent l="0" t="0" r="11430" b="7620"/>
            <wp:docPr id="2" name="Picture 9" descr="C:\Users\NGUYENLANANH\Desktop\AnatomyOf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GUYENLANANH\Desktop\AnatomyOfServices.png"/>
                    <pic:cNvPicPr>
                      <a:picLocks noChangeAspect="1" noChangeArrowheads="1"/>
                    </pic:cNvPicPr>
                  </pic:nvPicPr>
                  <pic:blipFill>
                    <a:blip r:embed="rId12"/>
                    <a:srcRect/>
                    <a:stretch>
                      <a:fillRect/>
                    </a:stretch>
                  </pic:blipFill>
                  <pic:spPr bwMode="auto">
                    <a:xfrm>
                      <a:off x="0" y="0"/>
                      <a:ext cx="5576570" cy="4310738"/>
                    </a:xfrm>
                    <a:prstGeom prst="rect">
                      <a:avLst/>
                    </a:prstGeom>
                    <a:noFill/>
                    <a:ln w="9525">
                      <a:noFill/>
                      <a:miter lim="800000"/>
                      <a:headEnd/>
                      <a:tailEnd/>
                    </a:ln>
                  </pic:spPr>
                </pic:pic>
              </a:graphicData>
            </a:graphic>
          </wp:inline>
        </w:drawing>
      </w:r>
    </w:p>
    <w:p w14:paraId="5DCE98BF" w14:textId="4CE1D96D" w:rsidR="00862657" w:rsidRPr="00665A5E" w:rsidRDefault="00862657" w:rsidP="008A5B4C">
      <w:pPr>
        <w:pStyle w:val="StyleAnh"/>
      </w:pPr>
      <w:bookmarkStart w:id="129" w:name="_Toc357638420"/>
      <w:bookmarkStart w:id="130" w:name="_Toc293781262"/>
      <w:r w:rsidRPr="00665A5E">
        <w:t xml:space="preserve">Hình </w:t>
      </w:r>
      <w:r w:rsidR="005734C3">
        <w:fldChar w:fldCharType="begin"/>
      </w:r>
      <w:r w:rsidR="005734C3">
        <w:instrText xml:space="preserve"> SEQ Hình \* ARABIC </w:instrText>
      </w:r>
      <w:r w:rsidR="005734C3">
        <w:fldChar w:fldCharType="separate"/>
      </w:r>
      <w:r w:rsidRPr="00665A5E">
        <w:rPr>
          <w:noProof/>
        </w:rPr>
        <w:t>4</w:t>
      </w:r>
      <w:r w:rsidR="005734C3">
        <w:rPr>
          <w:noProof/>
        </w:rPr>
        <w:fldChar w:fldCharType="end"/>
      </w:r>
      <w:r w:rsidRPr="00665A5E">
        <w:t xml:space="preserve"> </w:t>
      </w:r>
      <w:r w:rsidR="00E0511E" w:rsidRPr="00665A5E">
        <w:t>-</w:t>
      </w:r>
      <w:r w:rsidR="00177043" w:rsidRPr="00665A5E">
        <w:t xml:space="preserve"> </w:t>
      </w:r>
      <w:r w:rsidRPr="00665A5E">
        <w:t>Tương tác không đồng bộ hóa Client-Server</w:t>
      </w:r>
      <w:bookmarkEnd w:id="129"/>
      <w:bookmarkEnd w:id="130"/>
    </w:p>
    <w:p w14:paraId="7695F792" w14:textId="77777777" w:rsidR="00862657" w:rsidRPr="00A7425F" w:rsidRDefault="00862657" w:rsidP="007E73BE">
      <w:pPr>
        <w:spacing w:line="276" w:lineRule="auto"/>
        <w:ind w:firstLine="720"/>
        <w:jc w:val="both"/>
        <w:rPr>
          <w:szCs w:val="26"/>
        </w:rPr>
      </w:pPr>
      <w:r w:rsidRPr="00A7425F">
        <w:rPr>
          <w:szCs w:val="26"/>
        </w:rPr>
        <w:t>Mọi ứng dụng của GWT đều chạy với mã nguồn Javascript trong trình duyệt web của người dùng cuối. Thường xuyên, các nhà phát triển muốn tạo ra các ứng dụng độc lập phía client, những ứng dụng ấy cần phải giao tiếp với máy chủ web, gửi yêu cầu và nhận được cập nhật. Mỗi lần các ứng dụng web truyển thống giao tiếp với máy chủ thì nó lấy được một trang HTML hoàn toàn mới. Ngược lại, các ứng dụng Ajax giảm tải giao diện logic của người dùng tới client và thực hiện cuộc gọi không đồng bộ tới máy chủ để chỉ gửi và nhận những dữ liệu nó cần. Điều này làm cho giao diện người dùng của ứng dụng Ajax nhiều hơn, trong khi đó lại giảm yêu cầu băng thông và tải trọng của máy chủ. GWT đưa ra 3 phương thức giao tiếp giữa client với server như sau:</w:t>
      </w:r>
    </w:p>
    <w:p w14:paraId="587E418A" w14:textId="77777777" w:rsidR="00862657" w:rsidRPr="00A7425F" w:rsidRDefault="00862657" w:rsidP="00D162DF">
      <w:pPr>
        <w:pStyle w:val="ListParagraph"/>
        <w:numPr>
          <w:ilvl w:val="0"/>
          <w:numId w:val="17"/>
        </w:numPr>
        <w:spacing w:after="200" w:line="276" w:lineRule="auto"/>
        <w:jc w:val="both"/>
        <w:rPr>
          <w:rFonts w:ascii="Times New Roman" w:hAnsi="Times New Roman"/>
          <w:sz w:val="26"/>
          <w:szCs w:val="26"/>
        </w:rPr>
      </w:pPr>
      <w:r w:rsidRPr="00A7425F">
        <w:rPr>
          <w:rFonts w:ascii="Times New Roman" w:hAnsi="Times New Roman"/>
          <w:sz w:val="26"/>
          <w:szCs w:val="26"/>
        </w:rPr>
        <w:t>Cách thứ nhất là Making Remote Procedure Calls (GWT RPC): GWT RPC là một cơ chế để thông qua các đối tượng Java đến và đi từ một máy chủ trên tiêu chuẩn HTTP. Bạn có thể sử dụng GWT RPC đểthực hiện cuộc gọi đến Java servlets và để cho GWT chú trọng đến chi tiết mức thấp như đối tượng tuần tự.</w:t>
      </w:r>
    </w:p>
    <w:p w14:paraId="7EA5238B" w14:textId="77777777" w:rsidR="00862657" w:rsidRPr="00A7425F" w:rsidRDefault="00862657" w:rsidP="00D162DF">
      <w:pPr>
        <w:pStyle w:val="ListParagraph"/>
        <w:numPr>
          <w:ilvl w:val="0"/>
          <w:numId w:val="17"/>
        </w:numPr>
        <w:spacing w:after="200" w:line="276" w:lineRule="auto"/>
        <w:jc w:val="both"/>
        <w:rPr>
          <w:rFonts w:ascii="Times New Roman" w:hAnsi="Times New Roman"/>
          <w:sz w:val="26"/>
          <w:szCs w:val="26"/>
        </w:rPr>
      </w:pPr>
      <w:r w:rsidRPr="00A7425F">
        <w:rPr>
          <w:rFonts w:ascii="Times New Roman" w:hAnsi="Times New Roman"/>
          <w:sz w:val="26"/>
          <w:szCs w:val="26"/>
        </w:rPr>
        <w:t xml:space="preserve">Cách thứ hai là nhận lại dữ liệu JSON thông qua HTTP: nếu các giao tiếp giữa ứng dụng của bạn với máy chủ mà không lưu được Java Servlet, hoặc đã sử dụng một định dạng mã JSON hay XML, bạn có thể thực hiện yêu cầu </w:t>
      </w:r>
      <w:r w:rsidRPr="00A7425F">
        <w:rPr>
          <w:rFonts w:ascii="Times New Roman" w:hAnsi="Times New Roman"/>
          <w:sz w:val="26"/>
          <w:szCs w:val="26"/>
        </w:rPr>
        <w:lastRenderedPageBreak/>
        <w:t>HTTP để lấy lại dữ liệu. GWT cung cấp các lớp HTTP chung để bạn có thể sử dụng để lấy các yêu cầu.</w:t>
      </w:r>
    </w:p>
    <w:p w14:paraId="20519897" w14:textId="77777777" w:rsidR="00862657" w:rsidRPr="00A7425F" w:rsidRDefault="00862657" w:rsidP="00D162DF">
      <w:pPr>
        <w:pStyle w:val="ListParagraph"/>
        <w:numPr>
          <w:ilvl w:val="0"/>
          <w:numId w:val="17"/>
        </w:numPr>
        <w:spacing w:after="200" w:line="276" w:lineRule="auto"/>
        <w:jc w:val="both"/>
        <w:rPr>
          <w:rFonts w:ascii="Times New Roman" w:hAnsi="Times New Roman"/>
          <w:sz w:val="26"/>
          <w:szCs w:val="26"/>
        </w:rPr>
      </w:pPr>
      <w:r w:rsidRPr="00A7425F">
        <w:rPr>
          <w:rFonts w:ascii="Times New Roman" w:hAnsi="Times New Roman"/>
          <w:sz w:val="26"/>
          <w:szCs w:val="26"/>
        </w:rPr>
        <w:t>Cách cuối cùng là thực hiện yêu cầu Cross-Site cho JSONP: nếu bạn đang xây dựng ứng dụng web lai(đa mã nguồn) mà cần sử dụng một một hoặc nhiều máy chủ web từ xa bạn phải làm việc xung quanh SOP (Chính sách cùng xuất xứ) hạn chế truy cập, bạn sẽ sử dụng JavaScript Native Interface (JSNI) để viết một thẻ script để lấy JSON với lớp đệm (JSONP).</w:t>
      </w:r>
    </w:p>
    <w:p w14:paraId="75578D87" w14:textId="77777777" w:rsidR="00862657" w:rsidRPr="00A7425F" w:rsidRDefault="00862657" w:rsidP="007E73BE">
      <w:pPr>
        <w:spacing w:line="276" w:lineRule="auto"/>
        <w:jc w:val="both"/>
        <w:rPr>
          <w:szCs w:val="26"/>
        </w:rPr>
      </w:pPr>
      <w:r w:rsidRPr="00A7425F">
        <w:rPr>
          <w:szCs w:val="26"/>
        </w:rPr>
        <w:tab/>
        <w:t>Cho dù người phát triển sử dụng phương thức nào trong 3 cách trên thì các cuộc gọi thực hiện từ trang HTML đến server đều là không đồng bộ. Điều này có nghĩa là nó không chặn trong khi chờ phản hồi, các mã theo sau cuộc gọi thực hiện ngay lập tức. Khi cuộc gọi được thiết lập, phương pháp callback được chỉ định sẽ chạy khi cuộc gọi thực hiện.</w:t>
      </w:r>
    </w:p>
    <w:p w14:paraId="3ADD687B" w14:textId="77777777" w:rsidR="00862657" w:rsidRPr="00A7425F" w:rsidRDefault="00862657" w:rsidP="007E73BE">
      <w:pPr>
        <w:spacing w:line="276" w:lineRule="auto"/>
        <w:jc w:val="both"/>
        <w:rPr>
          <w:szCs w:val="26"/>
        </w:rPr>
      </w:pPr>
      <w:r w:rsidRPr="00A7425F">
        <w:rPr>
          <w:szCs w:val="26"/>
        </w:rPr>
        <w:tab/>
        <w:t>Các cuộc gọi không đồng bộ là một nguyên tắc cốt lõi của phát triển AJAX (Asynchronous JavaScript and XML). Lợi ích của việc thực hiện cuộc gọi không đồng bộ(cho các nhà phát triển) không phải là đơn giản như các cuộc gọi đồng bộ mà trong các trải nghiệm của người dùng cuối đã được cải thiện:</w:t>
      </w:r>
    </w:p>
    <w:p w14:paraId="5AFE1B03" w14:textId="77777777" w:rsidR="00862657" w:rsidRPr="00A7425F" w:rsidRDefault="00862657" w:rsidP="00D162DF">
      <w:pPr>
        <w:pStyle w:val="ListParagraph"/>
        <w:numPr>
          <w:ilvl w:val="0"/>
          <w:numId w:val="18"/>
        </w:numPr>
        <w:spacing w:after="200" w:line="276" w:lineRule="auto"/>
        <w:jc w:val="both"/>
        <w:rPr>
          <w:rFonts w:ascii="Times New Roman" w:hAnsi="Times New Roman"/>
          <w:sz w:val="26"/>
          <w:szCs w:val="26"/>
        </w:rPr>
      </w:pPr>
      <w:r w:rsidRPr="00A7425F">
        <w:rPr>
          <w:rFonts w:ascii="Times New Roman" w:hAnsi="Times New Roman"/>
          <w:sz w:val="26"/>
          <w:szCs w:val="26"/>
        </w:rPr>
        <w:t>Giao diện người dùng vẫn đáp ứng: Các công cụ JavaScript trong trình duyệt web nói chung là đơn luồng, cho nên gọi một máy chủ đồng bộ làm cho trang web để "treo" cho đến khi cuộc gọi hoàn tất. Nếu mạng chậm hoặc máy chủ không đáp ứng, điều này có thể làm hỏng các trải nghiệm của người dùng cuối.</w:t>
      </w:r>
    </w:p>
    <w:p w14:paraId="615F243F" w14:textId="77777777" w:rsidR="00862657" w:rsidRPr="00A7425F" w:rsidRDefault="00862657" w:rsidP="00D162DF">
      <w:pPr>
        <w:pStyle w:val="ListParagraph"/>
        <w:numPr>
          <w:ilvl w:val="0"/>
          <w:numId w:val="18"/>
        </w:numPr>
        <w:spacing w:after="200" w:line="276" w:lineRule="auto"/>
        <w:jc w:val="both"/>
        <w:rPr>
          <w:rFonts w:ascii="Times New Roman" w:hAnsi="Times New Roman"/>
          <w:sz w:val="26"/>
          <w:szCs w:val="26"/>
        </w:rPr>
      </w:pPr>
      <w:r w:rsidRPr="00A7425F">
        <w:rPr>
          <w:rFonts w:ascii="Times New Roman" w:hAnsi="Times New Roman"/>
          <w:sz w:val="26"/>
          <w:szCs w:val="26"/>
        </w:rPr>
        <w:t>Bạn có thể thực hiện các công việc khác trong khi chờ đợi vào một cuộc gọi máy chủ cấp phát chính thức: bạn có thể xây dựng giao diện người dùng của bạn trong khi đồng thời lấy các dữ liệu từ máy chủ để đưa vào giao diện. Điều này rút ngắn thời gian tổng thể cần cho người dùng để xem dữ liệu trên trang.</w:t>
      </w:r>
    </w:p>
    <w:p w14:paraId="622ED087" w14:textId="1671A7A3" w:rsidR="00862657" w:rsidRPr="00A7425F" w:rsidRDefault="00862657" w:rsidP="007E73BE">
      <w:pPr>
        <w:pStyle w:val="ListParagraph"/>
        <w:numPr>
          <w:ilvl w:val="0"/>
          <w:numId w:val="18"/>
        </w:numPr>
        <w:spacing w:after="200" w:line="276" w:lineRule="auto"/>
        <w:jc w:val="both"/>
        <w:rPr>
          <w:rFonts w:ascii="Times New Roman" w:hAnsi="Times New Roman"/>
          <w:sz w:val="26"/>
          <w:szCs w:val="26"/>
        </w:rPr>
      </w:pPr>
      <w:r w:rsidRPr="00A7425F">
        <w:rPr>
          <w:rFonts w:ascii="Times New Roman" w:hAnsi="Times New Roman"/>
          <w:sz w:val="26"/>
          <w:szCs w:val="26"/>
        </w:rPr>
        <w:t>Bạn có thể thực hiện cuộc gọi nhiều máy chủ cùng một lúc.Tuy nhiên, số lượng các cuộc gọi không bộ bị giới hạn bởi vì trình duyệt thường hạn chế số lượng kết nối m</w:t>
      </w:r>
      <w:r w:rsidR="0099008C" w:rsidRPr="00A7425F">
        <w:rPr>
          <w:rFonts w:ascii="Times New Roman" w:hAnsi="Times New Roman"/>
          <w:sz w:val="26"/>
          <w:szCs w:val="26"/>
        </w:rPr>
        <w:t>ạng bên ngoài tại một thời điểm.</w:t>
      </w:r>
    </w:p>
    <w:p w14:paraId="3902AB07" w14:textId="77777777" w:rsidR="00862657" w:rsidRPr="00A7425F" w:rsidRDefault="00862657" w:rsidP="00D9334C">
      <w:pPr>
        <w:rPr>
          <w:b/>
          <w:szCs w:val="26"/>
        </w:rPr>
      </w:pPr>
    </w:p>
    <w:p w14:paraId="05F32160" w14:textId="0E3CADFA" w:rsidR="00862657" w:rsidRPr="00A7425F" w:rsidRDefault="0043208C" w:rsidP="00547EA8">
      <w:pPr>
        <w:pStyle w:val="Heading3"/>
      </w:pPr>
      <w:bookmarkStart w:id="131" w:name="_Toc293785720"/>
      <w:r w:rsidRPr="00A7425F">
        <w:t>1.5.2. Tìm hiểu về Google App Engine</w:t>
      </w:r>
      <w:bookmarkStart w:id="132" w:name="_Toc388113263"/>
      <w:bookmarkStart w:id="133" w:name="_Toc262138437"/>
      <w:bookmarkStart w:id="134" w:name="_Toc388288932"/>
      <w:bookmarkStart w:id="135" w:name="_Toc262198030"/>
      <w:bookmarkEnd w:id="131"/>
      <w:r w:rsidR="00D9334C" w:rsidRPr="00A7425F">
        <w:t xml:space="preserve">              </w:t>
      </w:r>
    </w:p>
    <w:p w14:paraId="1FF1450F" w14:textId="0AFEFFC9" w:rsidR="00862657" w:rsidRPr="00A7425F" w:rsidRDefault="00BA30E9" w:rsidP="00810406">
      <w:pPr>
        <w:ind w:firstLine="360"/>
        <w:rPr>
          <w:b/>
          <w:szCs w:val="26"/>
        </w:rPr>
      </w:pPr>
      <w:r w:rsidRPr="00A7425F">
        <w:rPr>
          <w:b/>
          <w:szCs w:val="26"/>
        </w:rPr>
        <w:t>1</w:t>
      </w:r>
      <w:r w:rsidR="00F158DA" w:rsidRPr="00A7425F">
        <w:rPr>
          <w:b/>
          <w:szCs w:val="26"/>
        </w:rPr>
        <w:t>.</w:t>
      </w:r>
      <w:r w:rsidR="001D1132" w:rsidRPr="00A7425F">
        <w:rPr>
          <w:b/>
          <w:szCs w:val="26"/>
        </w:rPr>
        <w:t>5.</w:t>
      </w:r>
      <w:r w:rsidR="00F158DA" w:rsidRPr="00A7425F">
        <w:rPr>
          <w:b/>
          <w:szCs w:val="26"/>
        </w:rPr>
        <w:t xml:space="preserve">2.1. </w:t>
      </w:r>
      <w:bookmarkEnd w:id="132"/>
      <w:bookmarkEnd w:id="133"/>
      <w:bookmarkEnd w:id="134"/>
      <w:bookmarkEnd w:id="135"/>
      <w:r w:rsidRPr="00A7425F">
        <w:rPr>
          <w:b/>
          <w:szCs w:val="26"/>
        </w:rPr>
        <w:t>Tổng quan về GAE</w:t>
      </w:r>
    </w:p>
    <w:p w14:paraId="0D1D03B7" w14:textId="77777777" w:rsidR="00862657" w:rsidRPr="00A7425F" w:rsidRDefault="00862657" w:rsidP="007E73BE">
      <w:pPr>
        <w:spacing w:afterLines="30" w:after="72" w:line="276" w:lineRule="auto"/>
        <w:ind w:firstLine="360"/>
        <w:jc w:val="both"/>
        <w:rPr>
          <w:szCs w:val="26"/>
        </w:rPr>
      </w:pPr>
      <w:r w:rsidRPr="00A7425F">
        <w:rPr>
          <w:szCs w:val="26"/>
        </w:rPr>
        <w:t>GAE là một nền tảng cho phát triển và lưu trữ ứng dụng web trên trung tâm quản lý dữ liệu của Google. GAE là công nghệ điện toán đám mây, nó ảo hóa ứng dụng trên nhiều server. Nó tương tự các nền tảng khác như Amazon Web services hay Azure Services Platform.</w:t>
      </w:r>
    </w:p>
    <w:p w14:paraId="2D2446D8" w14:textId="77777777" w:rsidR="00862657" w:rsidRPr="00A7425F" w:rsidRDefault="00862657" w:rsidP="007E73BE">
      <w:pPr>
        <w:spacing w:afterLines="30" w:after="72" w:line="276" w:lineRule="auto"/>
        <w:jc w:val="both"/>
        <w:rPr>
          <w:szCs w:val="26"/>
        </w:rPr>
      </w:pPr>
      <w:r w:rsidRPr="00A7425F">
        <w:rPr>
          <w:szCs w:val="26"/>
        </w:rPr>
        <w:tab/>
        <w:t xml:space="preserve">Hiện tại GAE hỗ trợ hai ngôn ngữ là Python và Java. Google App Engine mang tính linh hoạt rất cao, nó cũng khá thoải mái cho các nhà phát triển có thể thử nghiệm và tiếp cận với nền tảng. Khi bắt đầu, GAE cung cấp 500 MB lưu trữ dữ </w:t>
      </w:r>
      <w:r w:rsidRPr="00A7425F">
        <w:rPr>
          <w:szCs w:val="26"/>
        </w:rPr>
        <w:lastRenderedPageBreak/>
        <w:t>liệu cho mỗi ứng dụng và bandwidth có thể quản lý xấp xỉ 5 triệu lượt truy cập/tháng.</w:t>
      </w:r>
    </w:p>
    <w:p w14:paraId="63BE8B42" w14:textId="77777777" w:rsidR="00862657" w:rsidRPr="00A7425F" w:rsidRDefault="00862657" w:rsidP="007E73BE">
      <w:pPr>
        <w:spacing w:afterLines="30" w:after="72" w:line="276" w:lineRule="auto"/>
        <w:jc w:val="both"/>
        <w:rPr>
          <w:szCs w:val="26"/>
        </w:rPr>
      </w:pPr>
      <w:r w:rsidRPr="00A7425F">
        <w:rPr>
          <w:szCs w:val="26"/>
        </w:rPr>
        <w:tab/>
        <w:t>GAE cung cấp rất nhiều cơ sở hạ tầng cho việc dễ dàng mở rộng ứng dụng, nhưng nó chỉ duy nhất chạy trong giới hạn thiết kế trong cơ sở hạ tầng của nó.</w:t>
      </w:r>
    </w:p>
    <w:p w14:paraId="5B5419F1" w14:textId="534B59A5" w:rsidR="00862657" w:rsidRPr="00A7425F" w:rsidRDefault="00862657" w:rsidP="007E73BE">
      <w:pPr>
        <w:spacing w:afterLines="30" w:after="72" w:line="276" w:lineRule="auto"/>
        <w:jc w:val="both"/>
        <w:rPr>
          <w:szCs w:val="26"/>
        </w:rPr>
      </w:pPr>
      <w:r w:rsidRPr="00A7425F">
        <w:rPr>
          <w:noProof/>
          <w:szCs w:val="26"/>
        </w:rPr>
        <w:drawing>
          <wp:inline distT="0" distB="0" distL="0" distR="0" wp14:anchorId="0CBAF718" wp14:editId="6D94414A">
            <wp:extent cx="5576570" cy="3717079"/>
            <wp:effectExtent l="0" t="0" r="11430" b="0"/>
            <wp:docPr id="3" name="Picture 3" descr="C:\Users\NGUYENLANANH\Desktop\MẪU ĐỒ ÁN\Image\G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NGUYENLANANH\Desktop\MẪU ĐỒ ÁN\Image\GAE.png"/>
                    <pic:cNvPicPr>
                      <a:picLocks noChangeAspect="1" noChangeArrowheads="1"/>
                    </pic:cNvPicPr>
                  </pic:nvPicPr>
                  <pic:blipFill>
                    <a:blip r:embed="rId13"/>
                    <a:srcRect/>
                    <a:stretch>
                      <a:fillRect/>
                    </a:stretch>
                  </pic:blipFill>
                  <pic:spPr bwMode="auto">
                    <a:xfrm>
                      <a:off x="0" y="0"/>
                      <a:ext cx="5576570" cy="3717079"/>
                    </a:xfrm>
                    <a:prstGeom prst="rect">
                      <a:avLst/>
                    </a:prstGeom>
                    <a:noFill/>
                    <a:ln w="9525">
                      <a:noFill/>
                      <a:miter lim="800000"/>
                      <a:headEnd/>
                      <a:tailEnd/>
                    </a:ln>
                  </pic:spPr>
                </pic:pic>
              </a:graphicData>
            </a:graphic>
          </wp:inline>
        </w:drawing>
      </w:r>
    </w:p>
    <w:p w14:paraId="14938814" w14:textId="3B2AE7A4" w:rsidR="00862657" w:rsidRPr="00A7425F" w:rsidRDefault="00862657" w:rsidP="008A5B4C">
      <w:pPr>
        <w:pStyle w:val="StyleAnh"/>
      </w:pPr>
      <w:bookmarkStart w:id="136" w:name="_Toc357638421"/>
      <w:bookmarkStart w:id="137" w:name="_Toc293781263"/>
      <w:r w:rsidRPr="00A7425F">
        <w:t xml:space="preserve">Hình </w:t>
      </w:r>
      <w:r w:rsidR="005734C3">
        <w:fldChar w:fldCharType="begin"/>
      </w:r>
      <w:r w:rsidR="005734C3">
        <w:instrText xml:space="preserve"> SEQ Hình \* ARABIC </w:instrText>
      </w:r>
      <w:r w:rsidR="005734C3">
        <w:fldChar w:fldCharType="separate"/>
      </w:r>
      <w:r w:rsidRPr="00A7425F">
        <w:rPr>
          <w:noProof/>
        </w:rPr>
        <w:t>5</w:t>
      </w:r>
      <w:r w:rsidR="005734C3">
        <w:rPr>
          <w:noProof/>
        </w:rPr>
        <w:fldChar w:fldCharType="end"/>
      </w:r>
      <w:r w:rsidR="00562D44">
        <w:t xml:space="preserve"> - </w:t>
      </w:r>
      <w:r w:rsidRPr="00A7425F">
        <w:t xml:space="preserve"> Google App Engine</w:t>
      </w:r>
      <w:bookmarkEnd w:id="136"/>
      <w:bookmarkEnd w:id="137"/>
    </w:p>
    <w:p w14:paraId="7AD81857" w14:textId="77777777" w:rsidR="00862657" w:rsidRPr="00A7425F" w:rsidRDefault="00862657" w:rsidP="005036B9">
      <w:pPr>
        <w:spacing w:afterLines="30" w:after="72" w:line="276" w:lineRule="auto"/>
        <w:ind w:firstLine="720"/>
        <w:jc w:val="both"/>
        <w:rPr>
          <w:szCs w:val="26"/>
        </w:rPr>
      </w:pPr>
      <w:r w:rsidRPr="00A7425F">
        <w:rPr>
          <w:szCs w:val="26"/>
        </w:rPr>
        <w:t>GAE có các đặc điểm sau :</w:t>
      </w:r>
    </w:p>
    <w:p w14:paraId="4F2AC0D5" w14:textId="77777777" w:rsidR="00862657" w:rsidRPr="00A7425F" w:rsidRDefault="00862657" w:rsidP="00D162DF">
      <w:pPr>
        <w:numPr>
          <w:ilvl w:val="0"/>
          <w:numId w:val="19"/>
        </w:numPr>
        <w:spacing w:afterLines="30" w:after="72" w:line="276" w:lineRule="auto"/>
        <w:jc w:val="both"/>
        <w:rPr>
          <w:szCs w:val="26"/>
        </w:rPr>
      </w:pPr>
      <w:r w:rsidRPr="00A7425F">
        <w:rPr>
          <w:szCs w:val="26"/>
        </w:rPr>
        <w:t>Tự động mở rộng và cân bằng tải</w:t>
      </w:r>
    </w:p>
    <w:p w14:paraId="363495B4" w14:textId="77777777" w:rsidR="00862657" w:rsidRPr="00A7425F" w:rsidRDefault="00862657" w:rsidP="00D162DF">
      <w:pPr>
        <w:numPr>
          <w:ilvl w:val="0"/>
          <w:numId w:val="19"/>
        </w:numPr>
        <w:spacing w:afterLines="30" w:after="72" w:line="276" w:lineRule="auto"/>
        <w:jc w:val="both"/>
        <w:rPr>
          <w:szCs w:val="26"/>
        </w:rPr>
      </w:pPr>
      <w:r w:rsidRPr="00A7425F">
        <w:rPr>
          <w:szCs w:val="26"/>
        </w:rPr>
        <w:t>Sử dụng datastore để lưu trữ dữ liệu, và Gql để truy vấn. DataStore không phải là cơ sở dữ liệu quan hệ.</w:t>
      </w:r>
    </w:p>
    <w:p w14:paraId="1A5FEA91" w14:textId="77777777" w:rsidR="00862657" w:rsidRPr="00A7425F" w:rsidRDefault="00862657" w:rsidP="00D162DF">
      <w:pPr>
        <w:numPr>
          <w:ilvl w:val="0"/>
          <w:numId w:val="19"/>
        </w:numPr>
        <w:spacing w:afterLines="30" w:after="72" w:line="276" w:lineRule="auto"/>
        <w:jc w:val="both"/>
        <w:rPr>
          <w:szCs w:val="26"/>
        </w:rPr>
      </w:pPr>
      <w:r w:rsidRPr="00A7425F">
        <w:rPr>
          <w:szCs w:val="26"/>
        </w:rPr>
        <w:t xml:space="preserve">Việc thanh toán dựa trên số lượng đã sử dụng (gọi là quota), ứng dụng được cho một mức quota miễn phí, tức là ứng dụng được sử dụng miễn phí đến một mức nào đó,sau khi hết quota sẽ phải thanh toán. Việc thanh toán được đăng ký mức tối đa trong một tuần, và có thể thay đổi mức đăng ký cho phù hợp. </w:t>
      </w:r>
    </w:p>
    <w:p w14:paraId="6CB67DC9" w14:textId="77777777" w:rsidR="00862657" w:rsidRPr="00A7425F" w:rsidRDefault="00862657" w:rsidP="00D162DF">
      <w:pPr>
        <w:numPr>
          <w:ilvl w:val="0"/>
          <w:numId w:val="19"/>
        </w:numPr>
        <w:spacing w:afterLines="30" w:after="72" w:line="276" w:lineRule="auto"/>
        <w:jc w:val="both"/>
        <w:rPr>
          <w:szCs w:val="26"/>
        </w:rPr>
      </w:pPr>
      <w:r w:rsidRPr="00A7425F">
        <w:rPr>
          <w:szCs w:val="26"/>
        </w:rPr>
        <w:t>Lưu trữ trên GAE khá uyển chuyển, nếu lưu trữ dung lượng lớn có thể sử dụng việc lưu trữ theo khối -  blobstore, tuy nhiên phải kích hoạt thanh toán để có thể sử dụng dạng lưu trữ này.</w:t>
      </w:r>
    </w:p>
    <w:p w14:paraId="7B92548F" w14:textId="04FB709B" w:rsidR="00F158DA" w:rsidRPr="00A7425F" w:rsidRDefault="00BA30E9" w:rsidP="00A90350">
      <w:pPr>
        <w:pStyle w:val="Heading4"/>
        <w:spacing w:line="276" w:lineRule="auto"/>
        <w:ind w:firstLine="720"/>
        <w:rPr>
          <w:szCs w:val="26"/>
        </w:rPr>
      </w:pPr>
      <w:bookmarkStart w:id="138" w:name="_Toc262138438"/>
      <w:bookmarkStart w:id="139" w:name="_Toc388288933"/>
      <w:bookmarkStart w:id="140" w:name="_Toc262198031"/>
      <w:r w:rsidRPr="00A7425F">
        <w:rPr>
          <w:szCs w:val="26"/>
        </w:rPr>
        <w:t>1</w:t>
      </w:r>
      <w:r w:rsidR="001D1132" w:rsidRPr="00A7425F">
        <w:rPr>
          <w:szCs w:val="26"/>
        </w:rPr>
        <w:t>.5.2.2</w:t>
      </w:r>
      <w:r w:rsidR="00F158DA" w:rsidRPr="00A7425F">
        <w:rPr>
          <w:szCs w:val="26"/>
        </w:rPr>
        <w:t xml:space="preserve">. </w:t>
      </w:r>
      <w:bookmarkEnd w:id="138"/>
      <w:bookmarkEnd w:id="139"/>
      <w:bookmarkEnd w:id="140"/>
      <w:r w:rsidRPr="00A7425F">
        <w:rPr>
          <w:szCs w:val="26"/>
        </w:rPr>
        <w:t>Ưu điểm GAE</w:t>
      </w:r>
    </w:p>
    <w:p w14:paraId="392128C1" w14:textId="77777777" w:rsidR="00862657" w:rsidRPr="00A7425F" w:rsidRDefault="00862657" w:rsidP="00A90350">
      <w:pPr>
        <w:spacing w:line="276" w:lineRule="auto"/>
        <w:ind w:firstLine="720"/>
        <w:jc w:val="both"/>
        <w:rPr>
          <w:szCs w:val="26"/>
        </w:rPr>
      </w:pPr>
      <w:r w:rsidRPr="00A7425F">
        <w:rPr>
          <w:szCs w:val="26"/>
        </w:rPr>
        <w:t xml:space="preserve">GAE là công nghệ điện toán đám mây thể hiện rất nhiều tiện ích rõ ràng cho người phát triển, chẳng hạn như server riêng của bạn không bị hút băng thông, trong </w:t>
      </w:r>
      <w:r w:rsidRPr="00A7425F">
        <w:rPr>
          <w:szCs w:val="26"/>
        </w:rPr>
        <w:lastRenderedPageBreak/>
        <w:t>khi tốc độ truy cập của khách thì nhanh, điều này chắc chắn trang web sử dụng GAE của bạn sẽ được đánh giá cao.</w:t>
      </w:r>
    </w:p>
    <w:p w14:paraId="48253B98" w14:textId="77777777" w:rsidR="00862657" w:rsidRPr="00A7425F" w:rsidRDefault="00862657" w:rsidP="007E73BE">
      <w:pPr>
        <w:spacing w:line="276" w:lineRule="auto"/>
        <w:jc w:val="both"/>
        <w:rPr>
          <w:szCs w:val="26"/>
        </w:rPr>
      </w:pPr>
      <w:r w:rsidRPr="00A7425F">
        <w:rPr>
          <w:szCs w:val="26"/>
        </w:rPr>
        <w:tab/>
        <w:t>Sau khi trang web của bạn được thiết lập, việc cập nhật tuyệt vời như một làn gió. Mỗi khi bạn cập nhật một tệp tin (hoặc một loạt tệp tin) bạn chỉ cần chạy câu lệnh appcfg.py để xem các thay đổi xuất hiện trên các web site của bạn.Như diễn giả Joel Spolsky nói một web site tốt là website có thể cập nhật trong một bước duy nhất, vậy GAE đã giúp thỏa mãn được yêu cầu đó.</w:t>
      </w:r>
    </w:p>
    <w:p w14:paraId="576C1AFF" w14:textId="77777777" w:rsidR="00862657" w:rsidRPr="00A7425F" w:rsidRDefault="00862657" w:rsidP="007E73BE">
      <w:pPr>
        <w:spacing w:line="276" w:lineRule="auto"/>
        <w:jc w:val="both"/>
        <w:rPr>
          <w:szCs w:val="26"/>
        </w:rPr>
      </w:pPr>
      <w:r w:rsidRPr="00A7425F">
        <w:rPr>
          <w:szCs w:val="26"/>
        </w:rPr>
        <w:tab/>
        <w:t>GAE cho phép nhiều người làm việc trên một ứng dụng. Nếu bạn muốn một người bạn của bạn có thể tải lên các tệp tin vào trang web của mình, bạn không cần đưa cho anh ấy tên người dùng và mật khẩu- tất cả anh ấy cần là tài khoản Google của mình. Và tất nhiên bạn sẽ quản lý được những cập nhật ấy, bạn có thể biết ai cập nhật, cập nhật khi nào bởi App Engine cung cấp cho bạn một bản ghi tất cả các hành động của cộng tác viên.</w:t>
      </w:r>
    </w:p>
    <w:p w14:paraId="73E680EF" w14:textId="2C2AA749" w:rsidR="00862657" w:rsidRPr="00A7425F" w:rsidRDefault="00862657" w:rsidP="00347FE8">
      <w:pPr>
        <w:spacing w:line="276" w:lineRule="auto"/>
        <w:jc w:val="both"/>
        <w:rPr>
          <w:szCs w:val="26"/>
        </w:rPr>
      </w:pPr>
      <w:r w:rsidRPr="00A7425F">
        <w:rPr>
          <w:szCs w:val="26"/>
        </w:rPr>
        <w:tab/>
        <w:t>GAE cung cấp 500MB miễn phí cho một ứng dụng lưu trữ dữ liệu, đây là một lượng khá lớn, hãy thử tính toán xem nếu bạn phải trả phí cho lượng dữ liệu này thì mỗi tháng là bao nhiêu tiền, và mỗi năm là bao nhi</w:t>
      </w:r>
      <w:r w:rsidR="00E049B7" w:rsidRPr="00A7425F">
        <w:rPr>
          <w:szCs w:val="26"/>
        </w:rPr>
        <w:t>êu, sẽ tốn một khoản như thế nào</w:t>
      </w:r>
      <w:r w:rsidRPr="00A7425F">
        <w:rPr>
          <w:szCs w:val="26"/>
        </w:rPr>
        <w:t xml:space="preserve"> cho cả vòng đời của phần mềm?</w:t>
      </w:r>
    </w:p>
    <w:p w14:paraId="5E3B45E0" w14:textId="40A1009C" w:rsidR="00F158DA" w:rsidRPr="00A7425F" w:rsidRDefault="007C6E1E" w:rsidP="00347FE8">
      <w:pPr>
        <w:pStyle w:val="Heading4"/>
        <w:spacing w:line="276" w:lineRule="auto"/>
        <w:ind w:firstLine="720"/>
        <w:rPr>
          <w:szCs w:val="26"/>
        </w:rPr>
      </w:pPr>
      <w:bookmarkStart w:id="141" w:name="_Toc262138439"/>
      <w:bookmarkStart w:id="142" w:name="_Toc388288934"/>
      <w:bookmarkStart w:id="143" w:name="_Toc262198032"/>
      <w:r w:rsidRPr="00A7425F">
        <w:rPr>
          <w:szCs w:val="26"/>
        </w:rPr>
        <w:t>1</w:t>
      </w:r>
      <w:r w:rsidR="001D1132" w:rsidRPr="00A7425F">
        <w:rPr>
          <w:szCs w:val="26"/>
        </w:rPr>
        <w:t>.5.2.3</w:t>
      </w:r>
      <w:r w:rsidR="00F158DA" w:rsidRPr="00A7425F">
        <w:rPr>
          <w:szCs w:val="26"/>
        </w:rPr>
        <w:t xml:space="preserve">. </w:t>
      </w:r>
      <w:bookmarkEnd w:id="141"/>
      <w:bookmarkEnd w:id="142"/>
      <w:bookmarkEnd w:id="143"/>
      <w:r w:rsidRPr="00A7425F">
        <w:rPr>
          <w:szCs w:val="26"/>
        </w:rPr>
        <w:t>Nhược điểm GAE</w:t>
      </w:r>
    </w:p>
    <w:p w14:paraId="17394C6E" w14:textId="77777777" w:rsidR="00E049B7" w:rsidRPr="00A7425F" w:rsidRDefault="00E049B7" w:rsidP="00347FE8">
      <w:pPr>
        <w:spacing w:line="276" w:lineRule="auto"/>
        <w:ind w:firstLine="720"/>
        <w:jc w:val="both"/>
        <w:rPr>
          <w:szCs w:val="26"/>
        </w:rPr>
      </w:pPr>
      <w:r w:rsidRPr="00A7425F">
        <w:rPr>
          <w:szCs w:val="26"/>
        </w:rPr>
        <w:t>Bên cạnh những ưu điểm nêu trên thì GAE cũng có những nhược điểm khiến các nhà phát triển băn khoăn khi sử dụng. Trước hết, các nhà phát triển sẽ đặt câu hỏi Google có dám đảm bảo dịch vụ trọng mọi hình thức hay không? Google thi thoảng thay đổi thuật toán và cơ chế của mình một cách bí mật và không rõ ràng. Tất cả mọi người trong lĩnh vực tối ưu hóa công cụ cụ tìm kiếm đều biết điều này. Khi Goolgle điều chỉnh thuật toán xếp hạng của họ thì đột nhiên trang web của bạn xuất hiện xuống dưới mà thậm trí còn không lên trang đầu tiên nữa. Nếu điều đó xảy ra với GAE thì sao?</w:t>
      </w:r>
    </w:p>
    <w:p w14:paraId="0C35DB2D" w14:textId="77777777" w:rsidR="00E049B7" w:rsidRPr="00A7425F" w:rsidRDefault="00E049B7" w:rsidP="007E73BE">
      <w:pPr>
        <w:spacing w:line="276" w:lineRule="auto"/>
        <w:jc w:val="both"/>
        <w:rPr>
          <w:szCs w:val="26"/>
        </w:rPr>
      </w:pPr>
      <w:r w:rsidRPr="00A7425F">
        <w:rPr>
          <w:szCs w:val="26"/>
        </w:rPr>
        <w:tab/>
        <w:t>Việc lưu trữ cơ sở dữ liệu ở GAE đối với nhiều người là thuận lợi nhưng đối với những người phát triển các ứng dụng ở mức bảo mật cao thì đây không phải là một lợi thế. Mặt trái của việc xây dựng ứng dụng trên GAE là bạn sẽ phụ thuộc hoàn toàn vào các công nghệ của Google và rất khó có thể tách ra thành một ứng dụng độc lập. Yahoo hay Microsoft sẽ chẳng bao giờ mua một ứng dụng xây dựng trên nền tảng của đối thủ. Còn các nhà đầu tư cũng rất e ngại khi tài sản của công ty bạn đặt hết vào tay người khác, dù cho đó là Google.</w:t>
      </w:r>
    </w:p>
    <w:p w14:paraId="0925FE34" w14:textId="1ECEBD70" w:rsidR="00E049B7" w:rsidRPr="00A7425F" w:rsidRDefault="00E049B7" w:rsidP="007E73BE">
      <w:pPr>
        <w:spacing w:line="276" w:lineRule="auto"/>
        <w:jc w:val="both"/>
        <w:rPr>
          <w:szCs w:val="26"/>
        </w:rPr>
      </w:pPr>
      <w:r w:rsidRPr="00A7425F">
        <w:rPr>
          <w:szCs w:val="26"/>
        </w:rPr>
        <w:tab/>
        <w:t>Tuy còn một số hạn chế như vậy, nhưng</w:t>
      </w:r>
      <w:r w:rsidR="00B06CB9" w:rsidRPr="00A7425F">
        <w:rPr>
          <w:szCs w:val="26"/>
        </w:rPr>
        <w:t xml:space="preserve"> để</w:t>
      </w:r>
      <w:r w:rsidRPr="00A7425F">
        <w:rPr>
          <w:szCs w:val="26"/>
        </w:rPr>
        <w:t xml:space="preserve"> thực hiện đồ án này những nhược điểm của GAE không bị ảnh hưởng nhiều vì nó mang lại ưu điểm rất lớn. Ưu điểm cần đề bạt tới đầu tiên là việc lưu trữ cơ sở dữ liệu vào Datastore.</w:t>
      </w:r>
    </w:p>
    <w:p w14:paraId="22CB5ED1" w14:textId="77777777" w:rsidR="00E049B7" w:rsidRPr="00A7425F" w:rsidRDefault="00E049B7" w:rsidP="007E73BE">
      <w:pPr>
        <w:spacing w:line="276" w:lineRule="auto"/>
        <w:rPr>
          <w:szCs w:val="26"/>
        </w:rPr>
      </w:pPr>
    </w:p>
    <w:p w14:paraId="3E65C8DE" w14:textId="1B419DC3" w:rsidR="00F158DA" w:rsidRPr="00A7425F" w:rsidRDefault="007C6E1E" w:rsidP="00547EA8">
      <w:pPr>
        <w:pStyle w:val="Heading3"/>
      </w:pPr>
      <w:bookmarkStart w:id="144" w:name="_Toc262138440"/>
      <w:bookmarkStart w:id="145" w:name="_Toc388288935"/>
      <w:bookmarkStart w:id="146" w:name="_Toc262198033"/>
      <w:bookmarkStart w:id="147" w:name="_Toc293785721"/>
      <w:r w:rsidRPr="00A7425F">
        <w:lastRenderedPageBreak/>
        <w:t>1.5.3</w:t>
      </w:r>
      <w:r w:rsidR="001D1132" w:rsidRPr="00A7425F">
        <w:t>.</w:t>
      </w:r>
      <w:r w:rsidR="00F158DA" w:rsidRPr="00A7425F">
        <w:t xml:space="preserve"> </w:t>
      </w:r>
      <w:bookmarkEnd w:id="144"/>
      <w:bookmarkEnd w:id="145"/>
      <w:bookmarkEnd w:id="146"/>
      <w:r w:rsidRPr="00A7425F">
        <w:t>GAE Datastore</w:t>
      </w:r>
      <w:bookmarkEnd w:id="147"/>
    </w:p>
    <w:p w14:paraId="43A83B7B" w14:textId="77777777" w:rsidR="00094691" w:rsidRPr="00A7425F" w:rsidRDefault="00094691" w:rsidP="00562C8C">
      <w:pPr>
        <w:spacing w:line="276" w:lineRule="auto"/>
        <w:ind w:firstLine="720"/>
        <w:jc w:val="both"/>
        <w:rPr>
          <w:szCs w:val="26"/>
        </w:rPr>
      </w:pPr>
      <w:r w:rsidRPr="00A7425F">
        <w:rPr>
          <w:szCs w:val="26"/>
        </w:rPr>
        <w:t>Từ trước tới nay việc lưu trữ cơ sở dữ liệu luôn là một bài toán đau đầu cho các nhà phát triển. Với các công ty lớn, có kinh phí đầu tư thì sẽ có riêng một máy chủ phục vụ, nhưng với những công ty nhỏ thì server sẽ phải đi thuê, và phải trả tiền hàng tháng. Từ ngày điện toán đám mây phát triển, Google cung cấp kho lưu trữ Datastore là một giải pháp khá toàn diện. Việc lưu trữ dữ liệu lớn trở nên dễ dàng hơn. Thật vậy:</w:t>
      </w:r>
    </w:p>
    <w:p w14:paraId="65D5BF68" w14:textId="65B3469D" w:rsidR="00FF30CA" w:rsidRPr="00A7425F" w:rsidRDefault="00FF30CA" w:rsidP="00562C8C">
      <w:pPr>
        <w:spacing w:line="276" w:lineRule="auto"/>
        <w:ind w:firstLine="720"/>
        <w:jc w:val="both"/>
        <w:rPr>
          <w:szCs w:val="26"/>
        </w:rPr>
      </w:pPr>
      <w:r w:rsidRPr="00A7425F">
        <w:rPr>
          <w:szCs w:val="26"/>
        </w:rPr>
        <w:t>GAE DataStore được dụa trên công nghệ Google Big Table</w:t>
      </w:r>
    </w:p>
    <w:p w14:paraId="27FEB68D" w14:textId="29A8D312" w:rsidR="00094691" w:rsidRPr="00A7425F" w:rsidRDefault="00094691" w:rsidP="007E73BE">
      <w:pPr>
        <w:spacing w:line="276" w:lineRule="auto"/>
        <w:jc w:val="both"/>
        <w:rPr>
          <w:szCs w:val="26"/>
        </w:rPr>
      </w:pPr>
      <w:r w:rsidRPr="00A7425F">
        <w:rPr>
          <w:szCs w:val="26"/>
        </w:rPr>
        <w:t xml:space="preserve"> (</w:t>
      </w:r>
      <w:hyperlink r:id="rId14" w:history="1">
        <w:r w:rsidRPr="00A7425F">
          <w:rPr>
            <w:rStyle w:val="Hyperlink"/>
            <w:szCs w:val="26"/>
          </w:rPr>
          <w:t>http://labs.google.com/papers/bigtable.html</w:t>
        </w:r>
      </w:hyperlink>
      <w:r w:rsidRPr="00A7425F">
        <w:rPr>
          <w:szCs w:val="26"/>
        </w:rPr>
        <w:t>) đó là kho lưu trữ phân tán, liên tục, được thiết kế đặc biệt để phân phối, mở rộng, phát triển. DataStore không phải là một hệ quản trị cơ sở dữ liệu quan hệ, thay vào đó, nó là nơi lưu trữ dữ liệu có giá trị, tổ chức thực thể, mỗi tổ chức thực thể được chứa trong một bộ dữ liệu có giá trị.</w:t>
      </w:r>
    </w:p>
    <w:p w14:paraId="71AE0308" w14:textId="77777777" w:rsidR="00094691" w:rsidRPr="00A7425F" w:rsidRDefault="00094691" w:rsidP="007E73BE">
      <w:pPr>
        <w:spacing w:line="276" w:lineRule="auto"/>
        <w:jc w:val="both"/>
        <w:rPr>
          <w:szCs w:val="26"/>
        </w:rPr>
      </w:pPr>
      <w:r w:rsidRPr="00A7425F">
        <w:rPr>
          <w:szCs w:val="26"/>
        </w:rPr>
        <w:tab/>
        <w:t>GAE DataStore được thiết kế sao cho thời gian yêu cầu tuyến tính với kết quả, chứ không phụ thuộc vào kích thước dữ kiệu được lưu trữ. Điều này một phần được thực hiện bằng cách DataStore xây dựng chỉ số tại thời gian ghi, và các ràng buộc hạn chế của GAE trong các loại hỗ trợ truy vấn, kết quả là cực kì hiệu quả khi đọc các bộ dữ liệu lớn.</w:t>
      </w:r>
    </w:p>
    <w:p w14:paraId="3BB73282" w14:textId="77777777" w:rsidR="00094691" w:rsidRPr="00A7425F" w:rsidRDefault="00094691" w:rsidP="007E73BE">
      <w:pPr>
        <w:spacing w:line="276" w:lineRule="auto"/>
        <w:jc w:val="both"/>
        <w:rPr>
          <w:szCs w:val="26"/>
        </w:rPr>
      </w:pPr>
      <w:r w:rsidRPr="00A7425F">
        <w:rPr>
          <w:szCs w:val="26"/>
        </w:rPr>
        <w:tab/>
        <w:t xml:space="preserve">GAE DataStore hộ trợ truy vấn và sử dụng điều khiển tương tranh một cách khả quan. Các mô hình truy vấn thì cụ thể cho App Engine làm việc: Các truy vấn được chấp nhận thì được xác định bằng cách định nghĩa và nhóm lại trên GAE DataStore. </w:t>
      </w:r>
    </w:p>
    <w:p w14:paraId="7E196E94" w14:textId="53DEA794" w:rsidR="00094691" w:rsidRPr="00A7425F" w:rsidRDefault="00094691" w:rsidP="007E73BE">
      <w:pPr>
        <w:spacing w:line="276" w:lineRule="auto"/>
        <w:jc w:val="both"/>
        <w:rPr>
          <w:szCs w:val="26"/>
        </w:rPr>
      </w:pPr>
      <w:r w:rsidRPr="00A7425F">
        <w:rPr>
          <w:szCs w:val="26"/>
        </w:rPr>
        <w:tab/>
        <w:t xml:space="preserve">Sau ưu điểm về việc lưu trữ ở Datastore là phải nhắc đến việc GAE cung cấp các API hữu ích, tiện dụng. GAE Channel API </w:t>
      </w:r>
      <w:r w:rsidR="00C458FE" w:rsidRPr="00A7425F">
        <w:rPr>
          <w:szCs w:val="26"/>
        </w:rPr>
        <w:t>là một trong những API rất tiện dụng.Dưới đây em xin trình bài chi tiết về GAE Channel API</w:t>
      </w:r>
    </w:p>
    <w:p w14:paraId="7A94869E" w14:textId="77777777" w:rsidR="00094691" w:rsidRPr="00A7425F" w:rsidRDefault="00094691" w:rsidP="007E73BE">
      <w:pPr>
        <w:spacing w:line="276" w:lineRule="auto"/>
        <w:rPr>
          <w:szCs w:val="26"/>
        </w:rPr>
      </w:pPr>
    </w:p>
    <w:p w14:paraId="358DFA89" w14:textId="23A23176" w:rsidR="00F158DA" w:rsidRPr="00A7425F" w:rsidRDefault="00A84E6B" w:rsidP="00547EA8">
      <w:pPr>
        <w:pStyle w:val="Heading3"/>
      </w:pPr>
      <w:bookmarkStart w:id="148" w:name="_Toc262138441"/>
      <w:bookmarkStart w:id="149" w:name="_Toc388288936"/>
      <w:bookmarkStart w:id="150" w:name="_Toc262198034"/>
      <w:bookmarkStart w:id="151" w:name="_Toc263056547"/>
      <w:bookmarkStart w:id="152" w:name="_Toc293773509"/>
      <w:bookmarkStart w:id="153" w:name="_Toc293784701"/>
      <w:bookmarkStart w:id="154" w:name="_Toc293785722"/>
      <w:r w:rsidRPr="00A7425F">
        <w:t>1</w:t>
      </w:r>
      <w:r w:rsidR="001D1132" w:rsidRPr="00A7425F">
        <w:t>.5</w:t>
      </w:r>
      <w:r w:rsidR="00F158DA" w:rsidRPr="00A7425F">
        <w:t>.</w:t>
      </w:r>
      <w:r w:rsidR="004B6813" w:rsidRPr="00A7425F">
        <w:t>4</w:t>
      </w:r>
      <w:r w:rsidR="001D1132" w:rsidRPr="00A7425F">
        <w:t>.</w:t>
      </w:r>
      <w:bookmarkEnd w:id="148"/>
      <w:bookmarkEnd w:id="149"/>
      <w:r w:rsidR="004B6813" w:rsidRPr="00A7425F">
        <w:t xml:space="preserve"> </w:t>
      </w:r>
      <w:bookmarkEnd w:id="150"/>
      <w:bookmarkEnd w:id="151"/>
      <w:r w:rsidR="004B6813" w:rsidRPr="00A7425F">
        <w:t>GAE Channel API</w:t>
      </w:r>
      <w:bookmarkEnd w:id="152"/>
      <w:bookmarkEnd w:id="153"/>
      <w:bookmarkEnd w:id="154"/>
    </w:p>
    <w:p w14:paraId="67CF2DC7" w14:textId="77777777" w:rsidR="00094691" w:rsidRPr="00A7425F" w:rsidRDefault="00094691" w:rsidP="007E73BE">
      <w:pPr>
        <w:spacing w:line="276" w:lineRule="auto"/>
        <w:ind w:firstLine="720"/>
        <w:jc w:val="both"/>
        <w:rPr>
          <w:szCs w:val="26"/>
        </w:rPr>
      </w:pPr>
      <w:r w:rsidRPr="00A7425F">
        <w:rPr>
          <w:szCs w:val="26"/>
        </w:rPr>
        <w:t xml:space="preserve">Khi nói đến việc hiển thị nhanh chóng các thông tin thay đổi từ server đến client, các lập trình viên phần mềm thường có hai chiến lược: mô hình thứ nhât là phía client gửi yêu cầu cập nhật thì server sẽ trả về các thông tin đã thay đổi hoặc mô hình thứ hai là mỗi lần server thay đổi thông tin sẽ tự động gửi về phía client. </w:t>
      </w:r>
    </w:p>
    <w:p w14:paraId="121C29A0" w14:textId="77777777" w:rsidR="00094691" w:rsidRPr="00A7425F" w:rsidRDefault="00094691" w:rsidP="007E73BE">
      <w:pPr>
        <w:spacing w:line="276" w:lineRule="auto"/>
        <w:jc w:val="both"/>
        <w:rPr>
          <w:szCs w:val="26"/>
        </w:rPr>
      </w:pPr>
      <w:r w:rsidRPr="00A7425F">
        <w:rPr>
          <w:szCs w:val="26"/>
        </w:rPr>
        <w:tab/>
        <w:t>Việc xây dựng mô hình thứ hai khá phức tạp và đòi hỏi chuyên sâu về kiến thức mạng tầng thấp, thật may măn khi Google cung cấp một thư viện mà các gói phức tạp khó hiểu thành các API dễ hiểu đó là Channel API.</w:t>
      </w:r>
    </w:p>
    <w:p w14:paraId="5D759C0A" w14:textId="77777777" w:rsidR="00094691" w:rsidRPr="00A7425F" w:rsidRDefault="00094691" w:rsidP="007E73BE">
      <w:pPr>
        <w:spacing w:line="276" w:lineRule="auto"/>
        <w:jc w:val="both"/>
        <w:rPr>
          <w:szCs w:val="26"/>
        </w:rPr>
      </w:pPr>
      <w:r w:rsidRPr="00A7425F">
        <w:rPr>
          <w:szCs w:val="26"/>
        </w:rPr>
        <w:t>Các thành phần của Channel API như sau:</w:t>
      </w:r>
    </w:p>
    <w:p w14:paraId="03F01F53" w14:textId="77777777" w:rsidR="00094691" w:rsidRPr="00A7425F" w:rsidRDefault="00094691" w:rsidP="00D162DF">
      <w:pPr>
        <w:pStyle w:val="ListParagraph"/>
        <w:numPr>
          <w:ilvl w:val="0"/>
          <w:numId w:val="20"/>
        </w:numPr>
        <w:spacing w:after="200" w:line="276" w:lineRule="auto"/>
        <w:jc w:val="both"/>
        <w:rPr>
          <w:rFonts w:ascii="Times New Roman" w:hAnsi="Times New Roman"/>
          <w:sz w:val="26"/>
          <w:szCs w:val="26"/>
        </w:rPr>
      </w:pPr>
      <w:r w:rsidRPr="00A7425F">
        <w:rPr>
          <w:rFonts w:ascii="Times New Roman" w:hAnsi="Times New Roman"/>
          <w:sz w:val="26"/>
          <w:szCs w:val="26"/>
        </w:rPr>
        <w:t>Javasript client: Người sử dụng tương tác với một Javascipt client đã được xây dựng thành một trang web. Javascript client này phải có kết nối với một kênh duy nhất từ máy chủ, cập nhật thông tin liên quan đến các khách hàng khác, sử dụng dữ liệu và gửi tin nhắn cập nhật cho server.</w:t>
      </w:r>
    </w:p>
    <w:p w14:paraId="2DEE7803" w14:textId="77777777" w:rsidR="00094691" w:rsidRPr="00A7425F" w:rsidRDefault="00094691" w:rsidP="00D162DF">
      <w:pPr>
        <w:pStyle w:val="ListParagraph"/>
        <w:numPr>
          <w:ilvl w:val="0"/>
          <w:numId w:val="20"/>
        </w:numPr>
        <w:spacing w:after="200" w:line="276" w:lineRule="auto"/>
        <w:jc w:val="both"/>
        <w:rPr>
          <w:rFonts w:ascii="Times New Roman" w:hAnsi="Times New Roman"/>
          <w:sz w:val="26"/>
          <w:szCs w:val="26"/>
        </w:rPr>
      </w:pPr>
      <w:r w:rsidRPr="00A7425F">
        <w:rPr>
          <w:rFonts w:ascii="Times New Roman" w:hAnsi="Times New Roman"/>
          <w:sz w:val="26"/>
          <w:szCs w:val="26"/>
        </w:rPr>
        <w:t xml:space="preserve">Server: có trách nhiệm tạo ra kênh duy nhất cho một Javascript client, tạo và gửi thông báo cho họ kết nối, nhận được thông báo cập nhật của khách hàng </w:t>
      </w:r>
      <w:r w:rsidRPr="00A7425F">
        <w:rPr>
          <w:rFonts w:ascii="Times New Roman" w:hAnsi="Times New Roman"/>
          <w:sz w:val="26"/>
          <w:szCs w:val="26"/>
        </w:rPr>
        <w:lastRenderedPageBreak/>
        <w:t>thông qua HTTP và gửi tin nhắn cập nhật cho khách hàng thông qua kênh của họ.</w:t>
      </w:r>
    </w:p>
    <w:p w14:paraId="307EE228" w14:textId="77777777" w:rsidR="00094691" w:rsidRPr="00A7425F" w:rsidRDefault="00094691" w:rsidP="00D162DF">
      <w:pPr>
        <w:pStyle w:val="ListParagraph"/>
        <w:numPr>
          <w:ilvl w:val="0"/>
          <w:numId w:val="20"/>
        </w:numPr>
        <w:spacing w:after="200" w:line="276" w:lineRule="auto"/>
        <w:jc w:val="both"/>
        <w:rPr>
          <w:rFonts w:ascii="Times New Roman" w:hAnsi="Times New Roman"/>
          <w:sz w:val="26"/>
          <w:szCs w:val="26"/>
        </w:rPr>
      </w:pPr>
      <w:r w:rsidRPr="00A7425F">
        <w:rPr>
          <w:rFonts w:ascii="Times New Roman" w:hAnsi="Times New Roman"/>
          <w:sz w:val="26"/>
          <w:szCs w:val="26"/>
        </w:rPr>
        <w:t>Client ID: Dùng để nhận biết chính xác Javascript client trên server, Server dựa vào Client Id để gửi thông điệp cho client.</w:t>
      </w:r>
    </w:p>
    <w:p w14:paraId="0EB6F4EC" w14:textId="77777777" w:rsidR="00094691" w:rsidRPr="00A7425F" w:rsidRDefault="00094691" w:rsidP="00D162DF">
      <w:pPr>
        <w:pStyle w:val="ListParagraph"/>
        <w:numPr>
          <w:ilvl w:val="0"/>
          <w:numId w:val="20"/>
        </w:numPr>
        <w:spacing w:after="200" w:line="276" w:lineRule="auto"/>
        <w:jc w:val="both"/>
        <w:rPr>
          <w:rFonts w:ascii="Times New Roman" w:hAnsi="Times New Roman"/>
          <w:sz w:val="26"/>
          <w:szCs w:val="26"/>
        </w:rPr>
      </w:pPr>
      <w:r w:rsidRPr="00A7425F">
        <w:rPr>
          <w:rFonts w:ascii="Times New Roman" w:hAnsi="Times New Roman"/>
          <w:sz w:val="26"/>
          <w:szCs w:val="26"/>
        </w:rPr>
        <w:t>Channel: là kênh thông tin server dùng để gửi thông điệp chi client.</w:t>
      </w:r>
    </w:p>
    <w:p w14:paraId="1BDEB3CA" w14:textId="77777777" w:rsidR="00094691" w:rsidRPr="00A7425F" w:rsidRDefault="00094691" w:rsidP="00D162DF">
      <w:pPr>
        <w:pStyle w:val="ListParagraph"/>
        <w:numPr>
          <w:ilvl w:val="0"/>
          <w:numId w:val="20"/>
        </w:numPr>
        <w:spacing w:after="200" w:line="276" w:lineRule="auto"/>
        <w:jc w:val="both"/>
        <w:rPr>
          <w:rFonts w:ascii="Times New Roman" w:hAnsi="Times New Roman"/>
          <w:sz w:val="26"/>
          <w:szCs w:val="26"/>
        </w:rPr>
      </w:pPr>
      <w:r w:rsidRPr="00A7425F">
        <w:rPr>
          <w:rFonts w:ascii="Times New Roman" w:hAnsi="Times New Roman"/>
          <w:sz w:val="26"/>
          <w:szCs w:val="26"/>
        </w:rPr>
        <w:t>Message : Tin nhắn được gửi thông qua yêu cầu HTTP, giới hạn dung lượng một tin nhắn là 32K.</w:t>
      </w:r>
    </w:p>
    <w:p w14:paraId="49A40CBF" w14:textId="77777777" w:rsidR="00094691" w:rsidRPr="00A7425F" w:rsidRDefault="00094691" w:rsidP="00D162DF">
      <w:pPr>
        <w:pStyle w:val="ListParagraph"/>
        <w:numPr>
          <w:ilvl w:val="0"/>
          <w:numId w:val="20"/>
        </w:numPr>
        <w:spacing w:after="200" w:line="276" w:lineRule="auto"/>
        <w:jc w:val="both"/>
        <w:rPr>
          <w:rFonts w:ascii="Times New Roman" w:hAnsi="Times New Roman"/>
          <w:sz w:val="26"/>
          <w:szCs w:val="26"/>
        </w:rPr>
      </w:pPr>
      <w:r w:rsidRPr="00A7425F">
        <w:rPr>
          <w:rFonts w:ascii="Times New Roman" w:hAnsi="Times New Roman"/>
          <w:sz w:val="26"/>
          <w:szCs w:val="26"/>
        </w:rPr>
        <w:t>Tokens: chịu trách nhiệm cho phép Javascript Client kết nối và lắng nghe những kênh được tạo ra cho nó.</w:t>
      </w:r>
    </w:p>
    <w:p w14:paraId="3589D65A" w14:textId="77777777" w:rsidR="00094691" w:rsidRPr="00A7425F" w:rsidRDefault="00094691" w:rsidP="0061640E">
      <w:pPr>
        <w:spacing w:line="276" w:lineRule="auto"/>
        <w:ind w:firstLine="360"/>
        <w:jc w:val="both"/>
        <w:rPr>
          <w:szCs w:val="26"/>
        </w:rPr>
      </w:pPr>
      <w:r w:rsidRPr="00A7425F">
        <w:rPr>
          <w:szCs w:val="26"/>
        </w:rPr>
        <w:t>Cách thức giao tiếp giữa Javascript Client và Server được thể hiện qua 2 sơ đồ sau:</w:t>
      </w:r>
    </w:p>
    <w:p w14:paraId="41E4DD21" w14:textId="1861230E" w:rsidR="00094691" w:rsidRPr="00A7425F" w:rsidRDefault="00702532" w:rsidP="007E73BE">
      <w:pPr>
        <w:spacing w:line="276" w:lineRule="auto"/>
        <w:jc w:val="both"/>
        <w:rPr>
          <w:szCs w:val="26"/>
        </w:rPr>
      </w:pPr>
      <w:r w:rsidRPr="00A7425F">
        <w:rPr>
          <w:szCs w:val="26"/>
        </w:rPr>
        <w:tab/>
      </w:r>
      <w:r w:rsidRPr="00A7425F">
        <w:rPr>
          <w:szCs w:val="26"/>
        </w:rPr>
        <w:tab/>
      </w:r>
      <w:r w:rsidR="00094691" w:rsidRPr="00A7425F">
        <w:rPr>
          <w:szCs w:val="26"/>
        </w:rPr>
        <w:tab/>
      </w:r>
    </w:p>
    <w:p w14:paraId="03F101CE" w14:textId="7A3E44DD" w:rsidR="00094691" w:rsidRPr="00A7425F" w:rsidRDefault="00094691" w:rsidP="00702532">
      <w:pPr>
        <w:spacing w:line="276" w:lineRule="auto"/>
        <w:ind w:left="720"/>
        <w:jc w:val="both"/>
        <w:rPr>
          <w:szCs w:val="26"/>
        </w:rPr>
      </w:pPr>
      <w:r w:rsidRPr="00A7425F">
        <w:rPr>
          <w:noProof/>
          <w:szCs w:val="26"/>
        </w:rPr>
        <w:drawing>
          <wp:inline distT="0" distB="0" distL="0" distR="0" wp14:anchorId="18E13D3B" wp14:editId="341382F3">
            <wp:extent cx="4914184" cy="2844165"/>
            <wp:effectExtent l="0" t="0" r="0" b="635"/>
            <wp:docPr id="4" name="Picture 7" descr="C:\Users\NGUYENLANANH\Desktop\channel_overview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C:\Users\NGUYENLANANH\Desktop\channel_overview01.png"/>
                    <pic:cNvPicPr>
                      <a:picLocks noChangeAspect="1" noChangeArrowheads="1"/>
                    </pic:cNvPicPr>
                  </pic:nvPicPr>
                  <pic:blipFill>
                    <a:blip r:embed="rId15"/>
                    <a:srcRect/>
                    <a:stretch>
                      <a:fillRect/>
                    </a:stretch>
                  </pic:blipFill>
                  <pic:spPr bwMode="auto">
                    <a:xfrm>
                      <a:off x="0" y="0"/>
                      <a:ext cx="4925318" cy="2850609"/>
                    </a:xfrm>
                    <a:prstGeom prst="rect">
                      <a:avLst/>
                    </a:prstGeom>
                    <a:noFill/>
                    <a:ln w="9525">
                      <a:noFill/>
                      <a:miter lim="800000"/>
                      <a:headEnd/>
                      <a:tailEnd/>
                    </a:ln>
                  </pic:spPr>
                </pic:pic>
              </a:graphicData>
            </a:graphic>
          </wp:inline>
        </w:drawing>
      </w:r>
      <w:r w:rsidRPr="00A7425F">
        <w:rPr>
          <w:szCs w:val="26"/>
        </w:rPr>
        <w:tab/>
      </w:r>
      <w:r w:rsidRPr="00A7425F">
        <w:rPr>
          <w:szCs w:val="26"/>
        </w:rPr>
        <w:tab/>
      </w:r>
    </w:p>
    <w:p w14:paraId="4E132E1B" w14:textId="55BC02D0" w:rsidR="00094691" w:rsidRPr="00A7425F" w:rsidRDefault="00094691" w:rsidP="008A5B4C">
      <w:pPr>
        <w:pStyle w:val="StyleAnh"/>
      </w:pPr>
      <w:bookmarkStart w:id="155" w:name="_Toc357638422"/>
      <w:bookmarkStart w:id="156" w:name="_Toc293781264"/>
      <w:r w:rsidRPr="00A7425F">
        <w:t xml:space="preserve">Hình </w:t>
      </w:r>
      <w:r w:rsidR="005734C3">
        <w:fldChar w:fldCharType="begin"/>
      </w:r>
      <w:r w:rsidR="005734C3">
        <w:instrText xml:space="preserve"> SEQ Hình \* ARABIC </w:instrText>
      </w:r>
      <w:r w:rsidR="005734C3">
        <w:fldChar w:fldCharType="separate"/>
      </w:r>
      <w:r w:rsidRPr="00A7425F">
        <w:rPr>
          <w:noProof/>
        </w:rPr>
        <w:t>6</w:t>
      </w:r>
      <w:r w:rsidR="005734C3">
        <w:rPr>
          <w:noProof/>
        </w:rPr>
        <w:fldChar w:fldCharType="end"/>
      </w:r>
      <w:r w:rsidR="001160FE">
        <w:t xml:space="preserve"> -</w:t>
      </w:r>
      <w:r w:rsidRPr="00A7425F">
        <w:t xml:space="preserve"> Sơ đồ tạo một kênh trên máy chủ</w:t>
      </w:r>
      <w:bookmarkEnd w:id="155"/>
      <w:bookmarkEnd w:id="156"/>
    </w:p>
    <w:p w14:paraId="50DCAC5C" w14:textId="77777777" w:rsidR="00094691" w:rsidRPr="00A7425F" w:rsidRDefault="00094691" w:rsidP="007E73BE">
      <w:pPr>
        <w:spacing w:line="276" w:lineRule="auto"/>
        <w:jc w:val="both"/>
        <w:rPr>
          <w:szCs w:val="26"/>
        </w:rPr>
      </w:pPr>
      <w:r w:rsidRPr="00A7425F">
        <w:rPr>
          <w:szCs w:val="26"/>
        </w:rPr>
        <w:tab/>
        <w:t>Sơ đồ thể hiện việc tạo ra một kênh trên máy chủ. Javascript Client gửi các yêu cầu tạo kênh và client Id cho server. Server tạo ra một kênh bằng client ID đã được gửi, và gửi cái token ấy về cho client. Client có thể sử dụng kết nối và lắng nghe kênh đó.</w:t>
      </w:r>
    </w:p>
    <w:p w14:paraId="5F856B4E" w14:textId="77777777" w:rsidR="00F224E2" w:rsidRPr="00A7425F" w:rsidRDefault="00F224E2" w:rsidP="007E73BE">
      <w:pPr>
        <w:spacing w:line="276" w:lineRule="auto"/>
        <w:jc w:val="both"/>
        <w:rPr>
          <w:szCs w:val="26"/>
        </w:rPr>
      </w:pPr>
    </w:p>
    <w:p w14:paraId="3CCD1B24" w14:textId="7ECB9A1F" w:rsidR="00094691" w:rsidRPr="00A7425F" w:rsidRDefault="00094691" w:rsidP="007E73BE">
      <w:pPr>
        <w:spacing w:line="276" w:lineRule="auto"/>
        <w:jc w:val="both"/>
        <w:rPr>
          <w:szCs w:val="26"/>
        </w:rPr>
      </w:pPr>
      <w:r w:rsidRPr="00A7425F">
        <w:rPr>
          <w:szCs w:val="26"/>
        </w:rPr>
        <w:lastRenderedPageBreak/>
        <w:tab/>
      </w:r>
      <w:r w:rsidRPr="00A7425F">
        <w:rPr>
          <w:szCs w:val="26"/>
        </w:rPr>
        <w:tab/>
      </w:r>
      <w:r w:rsidRPr="00A7425F">
        <w:rPr>
          <w:szCs w:val="26"/>
        </w:rPr>
        <w:tab/>
      </w:r>
      <w:r w:rsidRPr="00A7425F">
        <w:rPr>
          <w:szCs w:val="26"/>
        </w:rPr>
        <w:tab/>
      </w:r>
      <w:r w:rsidRPr="00A7425F">
        <w:rPr>
          <w:noProof/>
          <w:color w:val="FF0000"/>
          <w:szCs w:val="26"/>
        </w:rPr>
        <w:drawing>
          <wp:inline distT="0" distB="0" distL="0" distR="0" wp14:anchorId="63E4870E" wp14:editId="511DFE39">
            <wp:extent cx="4551378" cy="2244823"/>
            <wp:effectExtent l="19050" t="0" r="1572" b="0"/>
            <wp:docPr id="5" name="Picture 8" descr="C:\Users\NGUYENLANANH\Desktop\channel_overview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GUYENLANANH\Desktop\channel_overview02.png"/>
                    <pic:cNvPicPr>
                      <a:picLocks noChangeAspect="1" noChangeArrowheads="1"/>
                    </pic:cNvPicPr>
                  </pic:nvPicPr>
                  <pic:blipFill>
                    <a:blip r:embed="rId16"/>
                    <a:srcRect/>
                    <a:stretch>
                      <a:fillRect/>
                    </a:stretch>
                  </pic:blipFill>
                  <pic:spPr bwMode="auto">
                    <a:xfrm>
                      <a:off x="0" y="0"/>
                      <a:ext cx="4547876" cy="2243096"/>
                    </a:xfrm>
                    <a:prstGeom prst="rect">
                      <a:avLst/>
                    </a:prstGeom>
                    <a:noFill/>
                    <a:ln w="9525">
                      <a:noFill/>
                      <a:miter lim="800000"/>
                      <a:headEnd/>
                      <a:tailEnd/>
                    </a:ln>
                  </pic:spPr>
                </pic:pic>
              </a:graphicData>
            </a:graphic>
          </wp:inline>
        </w:drawing>
      </w:r>
    </w:p>
    <w:p w14:paraId="6249210A" w14:textId="68AD4AD9" w:rsidR="00094691" w:rsidRPr="00A7425F" w:rsidRDefault="00094691" w:rsidP="008A5B4C">
      <w:pPr>
        <w:pStyle w:val="StyleAnh"/>
      </w:pPr>
      <w:bookmarkStart w:id="157" w:name="_Toc357638423"/>
      <w:bookmarkStart w:id="158" w:name="_Toc293781265"/>
      <w:r w:rsidRPr="00A7425F">
        <w:t xml:space="preserve">Hình </w:t>
      </w:r>
      <w:r w:rsidR="005734C3">
        <w:fldChar w:fldCharType="begin"/>
      </w:r>
      <w:r w:rsidR="005734C3">
        <w:instrText xml:space="preserve"> SEQ Hình \* ARABIC </w:instrText>
      </w:r>
      <w:r w:rsidR="005734C3">
        <w:fldChar w:fldCharType="separate"/>
      </w:r>
      <w:r w:rsidRPr="00A7425F">
        <w:rPr>
          <w:noProof/>
        </w:rPr>
        <w:t>7</w:t>
      </w:r>
      <w:r w:rsidR="005734C3">
        <w:rPr>
          <w:noProof/>
        </w:rPr>
        <w:fldChar w:fldCharType="end"/>
      </w:r>
      <w:r w:rsidR="00946A47">
        <w:t xml:space="preserve"> - </w:t>
      </w:r>
      <w:r w:rsidRPr="00A7425F">
        <w:t xml:space="preserve"> Sơ đồ nhận thông tin mới</w:t>
      </w:r>
      <w:bookmarkEnd w:id="157"/>
      <w:bookmarkEnd w:id="158"/>
    </w:p>
    <w:p w14:paraId="2A856529" w14:textId="77777777" w:rsidR="00094691" w:rsidRPr="00A7425F" w:rsidRDefault="00094691" w:rsidP="007E73BE">
      <w:pPr>
        <w:spacing w:line="276" w:lineRule="auto"/>
        <w:jc w:val="both"/>
        <w:rPr>
          <w:szCs w:val="26"/>
        </w:rPr>
      </w:pPr>
      <w:r w:rsidRPr="00A7425F">
        <w:rPr>
          <w:szCs w:val="26"/>
        </w:rPr>
        <w:tab/>
        <w:t>Sơ đồ tiếp theo này thể hiện việc Clien B gửi tin nhắn sử dụng POST đến server, server xử lý tin nhắn ấy và gửi cho Clien A qua kênh đã tạo ở trên. Client A nhận tin nhắn và sử dụng thông tin mới này.</w:t>
      </w:r>
    </w:p>
    <w:p w14:paraId="06AEBE42" w14:textId="77777777" w:rsidR="00094691" w:rsidRPr="00A7425F" w:rsidRDefault="00094691" w:rsidP="007E73BE">
      <w:pPr>
        <w:spacing w:line="276" w:lineRule="auto"/>
        <w:jc w:val="both"/>
        <w:rPr>
          <w:szCs w:val="26"/>
        </w:rPr>
      </w:pPr>
    </w:p>
    <w:p w14:paraId="10967900" w14:textId="77ACBC2E" w:rsidR="00707207" w:rsidRPr="00547EA8" w:rsidRDefault="00B213C0" w:rsidP="00547EA8">
      <w:pPr>
        <w:pStyle w:val="Heading3"/>
      </w:pPr>
      <w:bookmarkStart w:id="159" w:name="_Toc293785723"/>
      <w:r w:rsidRPr="00547EA8">
        <w:t>1.5.5 Tổng quan về  Google Maps API v3</w:t>
      </w:r>
      <w:bookmarkEnd w:id="159"/>
    </w:p>
    <w:p w14:paraId="518DB279" w14:textId="4404B7B4" w:rsidR="00707207" w:rsidRPr="00A7425F" w:rsidRDefault="00707207" w:rsidP="00707207">
      <w:pPr>
        <w:spacing w:line="259" w:lineRule="atLeast"/>
        <w:ind w:right="450" w:firstLine="720"/>
        <w:rPr>
          <w:color w:val="444444"/>
          <w:szCs w:val="26"/>
        </w:rPr>
      </w:pPr>
      <w:r w:rsidRPr="00A7425F">
        <w:rPr>
          <w:color w:val="444444"/>
          <w:szCs w:val="26"/>
        </w:rPr>
        <w:t>Google Maps là một dịch vụ ứng dụng và công nghệ bản đồ trực tuyến trên web miễn phí được cung cấp bởi Google, hỗ trợ nhiều dịch vụ khác của Google nổi bật là dẫn đường. Nó cho phép thấy bản đồ đường sá, đường đi cho xe đạp, cho người đi bộ và xe hơi, và những địa điểm kinh doanh trong khu vực cũng như khắp nơi trên thế giới.</w:t>
      </w:r>
    </w:p>
    <w:p w14:paraId="73138E04" w14:textId="5B2250B4" w:rsidR="00835B16" w:rsidRPr="00A7425F" w:rsidRDefault="002E767C" w:rsidP="00835B16">
      <w:pPr>
        <w:spacing w:line="259" w:lineRule="atLeast"/>
        <w:ind w:right="450" w:firstLine="720"/>
        <w:rPr>
          <w:color w:val="444444"/>
          <w:szCs w:val="26"/>
        </w:rPr>
      </w:pPr>
      <w:r w:rsidRPr="00A7425F">
        <w:rPr>
          <w:color w:val="444444"/>
          <w:szCs w:val="26"/>
        </w:rPr>
        <w:t>Map API là gì?</w:t>
      </w:r>
    </w:p>
    <w:p w14:paraId="38818988" w14:textId="743D0E2C" w:rsidR="002E767C" w:rsidRPr="00A7425F" w:rsidRDefault="002E767C" w:rsidP="00D162DF">
      <w:pPr>
        <w:pStyle w:val="NormalWeb"/>
        <w:numPr>
          <w:ilvl w:val="0"/>
          <w:numId w:val="22"/>
        </w:numPr>
        <w:shd w:val="clear" w:color="auto" w:fill="FFFFFF"/>
        <w:spacing w:before="0" w:beforeAutospacing="0" w:after="0" w:afterAutospacing="0" w:line="408" w:lineRule="atLeast"/>
        <w:rPr>
          <w:color w:val="505050"/>
          <w:szCs w:val="26"/>
        </w:rPr>
      </w:pPr>
      <w:r w:rsidRPr="00A7425F">
        <w:rPr>
          <w:color w:val="505050"/>
          <w:szCs w:val="26"/>
        </w:rPr>
        <w:t>Là một phương thức cho phép 1 website B sử dụng dịch vụ bản đồ của website A (gọi là Map API) và nhúng vào website của mình (site B). Site A ở đây là google map, site B là các website cá nhân hoặc tổ chức muốn sử dụng dịch vụ của google (di chuột, room, đánh dấu trên bản đồ…)</w:t>
      </w:r>
    </w:p>
    <w:p w14:paraId="5C85E771" w14:textId="77777777" w:rsidR="002E767C" w:rsidRPr="00A7425F" w:rsidRDefault="002E767C" w:rsidP="00D162DF">
      <w:pPr>
        <w:pStyle w:val="ListParagraph"/>
        <w:numPr>
          <w:ilvl w:val="0"/>
          <w:numId w:val="22"/>
        </w:numPr>
        <w:shd w:val="clear" w:color="auto" w:fill="FFFFFF"/>
        <w:spacing w:line="408" w:lineRule="atLeast"/>
        <w:rPr>
          <w:rFonts w:ascii="Times New Roman" w:hAnsi="Times New Roman"/>
          <w:color w:val="505050"/>
          <w:sz w:val="26"/>
          <w:szCs w:val="26"/>
        </w:rPr>
      </w:pPr>
      <w:r w:rsidRPr="00A7425F">
        <w:rPr>
          <w:rFonts w:ascii="Times New Roman" w:hAnsi="Times New Roman"/>
          <w:color w:val="505050"/>
          <w:sz w:val="26"/>
          <w:szCs w:val="26"/>
        </w:rPr>
        <w:t>Các ứng dụng xây dựng trên maps được nhúng vào trang web cá nhân thông qua các thẻ javascripts do vậy việc sử dụng API google rất dễ dàng.</w:t>
      </w:r>
    </w:p>
    <w:p w14:paraId="61B6981D" w14:textId="6FEF6EA7" w:rsidR="005C56CC" w:rsidRPr="00A7425F" w:rsidRDefault="002E767C" w:rsidP="00D162DF">
      <w:pPr>
        <w:pStyle w:val="ListParagraph"/>
        <w:numPr>
          <w:ilvl w:val="0"/>
          <w:numId w:val="22"/>
        </w:numPr>
        <w:shd w:val="clear" w:color="auto" w:fill="FFFFFF"/>
        <w:spacing w:line="408" w:lineRule="atLeast"/>
        <w:rPr>
          <w:rFonts w:ascii="Times New Roman" w:hAnsi="Times New Roman"/>
          <w:color w:val="505050"/>
          <w:sz w:val="26"/>
          <w:szCs w:val="26"/>
        </w:rPr>
      </w:pPr>
      <w:r w:rsidRPr="00A7425F">
        <w:rPr>
          <w:rFonts w:ascii="Times New Roman" w:hAnsi="Times New Roman"/>
          <w:color w:val="505050"/>
          <w:sz w:val="26"/>
          <w:szCs w:val="26"/>
        </w:rPr>
        <w:t>Google Map API đã được nâng cấp lên phiên bản v3 không chỉ hỗ trợ cho các máy để bàn truyền thống mà cho cả các thiết bị di động; các ứng dụng nhanh hơn và nhiều hơn .</w:t>
      </w:r>
    </w:p>
    <w:p w14:paraId="4F74FA66" w14:textId="41A5136C" w:rsidR="005C56CC" w:rsidRPr="00A7425F" w:rsidRDefault="002E767C" w:rsidP="00975C64">
      <w:pPr>
        <w:shd w:val="clear" w:color="auto" w:fill="FFFFFF"/>
        <w:spacing w:line="408" w:lineRule="atLeast"/>
        <w:ind w:firstLine="720"/>
        <w:rPr>
          <w:color w:val="505050"/>
          <w:szCs w:val="26"/>
        </w:rPr>
      </w:pPr>
      <w:r w:rsidRPr="00A7425F">
        <w:rPr>
          <w:color w:val="505050"/>
          <w:szCs w:val="26"/>
        </w:rPr>
        <w:t>Các dịch vụ hoàn toàn miễn phí với việc xây dựng một ứng dụng nhỏ. Trả phí nếu đó là việc sử dụng cho mục đích kinh doanh, doanh nghiệp.</w:t>
      </w:r>
    </w:p>
    <w:p w14:paraId="0238A12F" w14:textId="5D0D42A0" w:rsidR="00094691" w:rsidRPr="00A7425F" w:rsidRDefault="005C56CC" w:rsidP="005221B2">
      <w:pPr>
        <w:ind w:firstLine="720"/>
        <w:rPr>
          <w:szCs w:val="26"/>
        </w:rPr>
      </w:pPr>
      <w:r w:rsidRPr="00A7425F">
        <w:rPr>
          <w:szCs w:val="26"/>
        </w:rPr>
        <w:lastRenderedPageBreak/>
        <w:t xml:space="preserve">Hướng dẫn và cách sử dụng đều được Google cung cấp trên trang </w:t>
      </w:r>
      <w:hyperlink r:id="rId17" w:history="1">
        <w:r w:rsidRPr="00A7425F">
          <w:rPr>
            <w:rStyle w:val="Hyperlink"/>
            <w:color w:val="993333"/>
            <w:szCs w:val="26"/>
            <w:shd w:val="clear" w:color="auto" w:fill="F9F9F9"/>
          </w:rPr>
          <w:t>https://developers.google.com/maps/</w:t>
        </w:r>
      </w:hyperlink>
      <w:r w:rsidR="005221B2" w:rsidRPr="00A7425F">
        <w:rPr>
          <w:szCs w:val="26"/>
        </w:rPr>
        <w:t>.</w:t>
      </w:r>
    </w:p>
    <w:p w14:paraId="36F0E609" w14:textId="55AD137C" w:rsidR="00BE2070" w:rsidRDefault="00BE2070" w:rsidP="0099008C">
      <w:pPr>
        <w:rPr>
          <w:szCs w:val="26"/>
        </w:rPr>
      </w:pPr>
      <w:bookmarkStart w:id="160" w:name="_Toc262138443"/>
      <w:bookmarkStart w:id="161" w:name="_Toc388288938"/>
      <w:bookmarkStart w:id="162" w:name="_Toc262198035"/>
      <w:bookmarkEnd w:id="64"/>
      <w:r>
        <w:rPr>
          <w:szCs w:val="26"/>
        </w:rPr>
        <w:br w:type="page"/>
      </w:r>
    </w:p>
    <w:p w14:paraId="6BD162C5" w14:textId="77777777" w:rsidR="0099008C" w:rsidRPr="00A7425F" w:rsidRDefault="0099008C" w:rsidP="0099008C">
      <w:pPr>
        <w:rPr>
          <w:szCs w:val="26"/>
        </w:rPr>
      </w:pPr>
    </w:p>
    <w:p w14:paraId="1AF935E0" w14:textId="7821D573" w:rsidR="00917005" w:rsidRPr="00766AD4" w:rsidRDefault="00432065" w:rsidP="00766AD4">
      <w:pPr>
        <w:pStyle w:val="Heading1"/>
      </w:pPr>
      <w:bookmarkStart w:id="163" w:name="_Toc263056548"/>
      <w:bookmarkStart w:id="164" w:name="_Toc293773510"/>
      <w:bookmarkStart w:id="165" w:name="_Toc293784702"/>
      <w:bookmarkStart w:id="166" w:name="_Toc293785724"/>
      <w:r w:rsidRPr="00766AD4">
        <w:t>CHƯƠNG</w:t>
      </w:r>
      <w:r w:rsidR="008C4903" w:rsidRPr="00766AD4">
        <w:t xml:space="preserve"> 2</w:t>
      </w:r>
      <w:r w:rsidR="003118A1" w:rsidRPr="00766AD4">
        <w:t xml:space="preserve"> </w:t>
      </w:r>
      <w:r w:rsidR="00262FE5" w:rsidRPr="00766AD4">
        <w:t>-</w:t>
      </w:r>
      <w:bookmarkEnd w:id="160"/>
      <w:bookmarkEnd w:id="161"/>
      <w:bookmarkEnd w:id="162"/>
      <w:r w:rsidR="003118A1" w:rsidRPr="00766AD4">
        <w:t xml:space="preserve"> </w:t>
      </w:r>
      <w:r w:rsidR="00E15C6B" w:rsidRPr="00766AD4">
        <w:t>PHÂN TÍCH VÀ THIẾT KẾ HỆ THỐNG PHẦN MỀM</w:t>
      </w:r>
      <w:bookmarkEnd w:id="163"/>
      <w:bookmarkEnd w:id="164"/>
      <w:bookmarkEnd w:id="165"/>
      <w:bookmarkEnd w:id="166"/>
    </w:p>
    <w:p w14:paraId="65948865" w14:textId="77777777" w:rsidR="00AE482E" w:rsidRPr="00A7425F" w:rsidRDefault="00AE482E" w:rsidP="007E73BE">
      <w:pPr>
        <w:spacing w:line="276" w:lineRule="auto"/>
        <w:rPr>
          <w:szCs w:val="26"/>
          <w:lang w:val="vi-VN"/>
        </w:rPr>
      </w:pPr>
    </w:p>
    <w:p w14:paraId="0E418979" w14:textId="77777777" w:rsidR="00621207" w:rsidRPr="00A7425F" w:rsidRDefault="00621207" w:rsidP="007E73BE">
      <w:pPr>
        <w:spacing w:line="276" w:lineRule="auto"/>
        <w:rPr>
          <w:szCs w:val="26"/>
          <w:lang w:val="vi-VN"/>
        </w:rPr>
      </w:pPr>
    </w:p>
    <w:p w14:paraId="5576CFC0" w14:textId="0DCF0EF0" w:rsidR="00621207" w:rsidRPr="00A7425F" w:rsidRDefault="00AE482E" w:rsidP="00BA2C7A">
      <w:pPr>
        <w:spacing w:line="276" w:lineRule="auto"/>
        <w:ind w:firstLine="720"/>
        <w:jc w:val="both"/>
        <w:rPr>
          <w:szCs w:val="26"/>
          <w:lang w:val="vi-VN"/>
        </w:rPr>
      </w:pPr>
      <w:r w:rsidRPr="00A7425F">
        <w:rPr>
          <w:szCs w:val="26"/>
          <w:lang w:val="vi-VN"/>
        </w:rPr>
        <w:t>Trong phần em sẽ tiến hành</w:t>
      </w:r>
      <w:r w:rsidR="00B962B9" w:rsidRPr="00A7425F">
        <w:rPr>
          <w:szCs w:val="26"/>
          <w:lang w:val="vi-VN"/>
        </w:rPr>
        <w:t xml:space="preserve"> mô tả</w:t>
      </w:r>
      <w:r w:rsidRPr="00A7425F">
        <w:rPr>
          <w:szCs w:val="26"/>
          <w:lang w:val="vi-VN"/>
        </w:rPr>
        <w:t xml:space="preserve"> tổng</w:t>
      </w:r>
      <w:r w:rsidR="00B962B9" w:rsidRPr="00A7425F">
        <w:rPr>
          <w:szCs w:val="26"/>
          <w:lang w:val="vi-VN"/>
        </w:rPr>
        <w:t xml:space="preserve"> quan về</w:t>
      </w:r>
      <w:r w:rsidRPr="00A7425F">
        <w:rPr>
          <w:szCs w:val="26"/>
          <w:lang w:val="vi-VN"/>
        </w:rPr>
        <w:t xml:space="preserve"> hệ thống, </w:t>
      </w:r>
      <w:r w:rsidR="00B962B9" w:rsidRPr="00A7425F">
        <w:rPr>
          <w:szCs w:val="26"/>
          <w:lang w:val="vi-VN"/>
        </w:rPr>
        <w:t>đưa ra các phân tích thiết kế hệ thống, chi tiết các chức năng chính, phân tích thiết kế CSD</w:t>
      </w:r>
      <w:r w:rsidR="00CC22AF" w:rsidRPr="00A7425F">
        <w:rPr>
          <w:szCs w:val="26"/>
          <w:lang w:val="vi-VN"/>
        </w:rPr>
        <w:t>L</w:t>
      </w:r>
      <w:r w:rsidR="00B962B9" w:rsidRPr="00A7425F">
        <w:rPr>
          <w:szCs w:val="26"/>
          <w:lang w:val="vi-VN"/>
        </w:rPr>
        <w:t xml:space="preserve"> và</w:t>
      </w:r>
      <w:r w:rsidR="00197BCC" w:rsidRPr="00A7425F">
        <w:rPr>
          <w:szCs w:val="26"/>
          <w:lang w:val="vi-VN"/>
        </w:rPr>
        <w:t xml:space="preserve"> </w:t>
      </w:r>
      <w:r w:rsidRPr="00A7425F">
        <w:rPr>
          <w:szCs w:val="26"/>
          <w:lang w:val="vi-VN"/>
        </w:rPr>
        <w:t>thiết kế giao diện cho phần mềm.</w:t>
      </w:r>
      <w:r w:rsidR="009F25C9" w:rsidRPr="00A7425F">
        <w:rPr>
          <w:szCs w:val="26"/>
          <w:lang w:val="vi-VN"/>
        </w:rPr>
        <w:t xml:space="preserve"> </w:t>
      </w:r>
    </w:p>
    <w:p w14:paraId="171AB083" w14:textId="2006B43F" w:rsidR="000F1CD4" w:rsidRPr="00766AD4" w:rsidRDefault="000F1CD4" w:rsidP="00766AD4">
      <w:pPr>
        <w:pStyle w:val="Heading2"/>
      </w:pPr>
      <w:bookmarkStart w:id="167" w:name="_Toc293773511"/>
      <w:bookmarkStart w:id="168" w:name="_Toc293784703"/>
      <w:bookmarkStart w:id="169" w:name="_Toc293785725"/>
      <w:bookmarkStart w:id="170" w:name="_Toc262138445"/>
      <w:bookmarkStart w:id="171" w:name="_Toc388288940"/>
      <w:bookmarkStart w:id="172" w:name="_Toc262198037"/>
      <w:bookmarkStart w:id="173" w:name="_Toc263056549"/>
      <w:r w:rsidRPr="00766AD4">
        <w:t>2.1</w:t>
      </w:r>
      <w:r w:rsidRPr="00766AD4">
        <w:tab/>
        <w:t>Kiến trúc hệ thống</w:t>
      </w:r>
      <w:bookmarkEnd w:id="167"/>
      <w:bookmarkEnd w:id="168"/>
      <w:bookmarkEnd w:id="169"/>
      <w:r w:rsidRPr="00766AD4">
        <w:t xml:space="preserve"> </w:t>
      </w:r>
    </w:p>
    <w:p w14:paraId="23656C17" w14:textId="2E82C0A8" w:rsidR="009D22E0" w:rsidRPr="00A7425F" w:rsidRDefault="009D22E0" w:rsidP="009D22E0">
      <w:pPr>
        <w:ind w:left="720"/>
        <w:rPr>
          <w:szCs w:val="26"/>
        </w:rPr>
      </w:pPr>
      <w:r w:rsidRPr="00A7425F">
        <w:rPr>
          <w:szCs w:val="26"/>
        </w:rPr>
        <w:tab/>
      </w:r>
      <w:r w:rsidRPr="00A7425F">
        <w:rPr>
          <w:noProof/>
          <w:szCs w:val="26"/>
        </w:rPr>
        <mc:AlternateContent>
          <mc:Choice Requires="wpg">
            <w:drawing>
              <wp:inline distT="0" distB="0" distL="0" distR="0" wp14:anchorId="138B2CAA" wp14:editId="725E80DE">
                <wp:extent cx="5486400" cy="4319905"/>
                <wp:effectExtent l="38100" t="38100" r="38100" b="36195"/>
                <wp:docPr id="6"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486400" cy="4319905"/>
                          <a:chOff x="2365" y="2225"/>
                          <a:chExt cx="6892" cy="5425"/>
                        </a:xfrm>
                      </wpg:grpSpPr>
                      <wps:wsp>
                        <wps:cNvPr id="9" name="AutoShape 3"/>
                        <wps:cNvSpPr>
                          <a:spLocks noChangeAspect="1" noChangeArrowheads="1" noTextEdit="1"/>
                        </wps:cNvSpPr>
                        <wps:spPr bwMode="auto">
                          <a:xfrm>
                            <a:off x="2365" y="2225"/>
                            <a:ext cx="6892" cy="5425"/>
                          </a:xfrm>
                          <a:prstGeom prst="rect">
                            <a:avLst/>
                          </a:prstGeom>
                          <a:solidFill>
                            <a:schemeClr val="lt1">
                              <a:lumMod val="100000"/>
                              <a:lumOff val="0"/>
                            </a:schemeClr>
                          </a:solidFill>
                          <a:ln w="31750">
                            <a:solidFill>
                              <a:schemeClr val="accent5">
                                <a:lumMod val="100000"/>
                                <a:lumOff val="0"/>
                              </a:schemeClr>
                            </a:solidFill>
                            <a:miter lim="800000"/>
                            <a:headEnd/>
                            <a:tailEnd/>
                          </a:ln>
                          <a:effectLst/>
                          <a:extLs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pic:pic xmlns:pic="http://schemas.openxmlformats.org/drawingml/2006/picture">
                        <pic:nvPicPr>
                          <pic:cNvPr id="10" name="Picture 4" descr="net_wan_clou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962" y="2404"/>
                            <a:ext cx="3921" cy="2679"/>
                          </a:xfrm>
                          <a:prstGeom prst="rect">
                            <a:avLst/>
                          </a:prstGeom>
                          <a:noFill/>
                          <a:extLst>
                            <a:ext uri="{909E8E84-426E-40dd-AFC4-6F175D3DCCD1}">
                              <a14:hiddenFill xmlns:a14="http://schemas.microsoft.com/office/drawing/2010/main">
                                <a:solidFill>
                                  <a:srgbClr val="FFFFFF"/>
                                </a:solidFill>
                              </a14:hiddenFill>
                            </a:ext>
                          </a:extLst>
                        </pic:spPr>
                      </pic:pic>
                      <wps:wsp>
                        <wps:cNvPr id="11" name="AutoShape 5"/>
                        <wps:cNvSpPr>
                          <a:spLocks noChangeArrowheads="1"/>
                        </wps:cNvSpPr>
                        <wps:spPr bwMode="auto">
                          <a:xfrm>
                            <a:off x="4350" y="3068"/>
                            <a:ext cx="1282" cy="955"/>
                          </a:xfrm>
                          <a:prstGeom prst="can">
                            <a:avLst>
                              <a:gd name="adj" fmla="val 25000"/>
                            </a:avLst>
                          </a:prstGeom>
                          <a:solidFill>
                            <a:srgbClr val="FFFFFF"/>
                          </a:solidFill>
                          <a:ln w="9525">
                            <a:solidFill>
                              <a:srgbClr val="000000"/>
                            </a:solidFill>
                            <a:round/>
                            <a:headEnd/>
                            <a:tailEnd/>
                          </a:ln>
                        </wps:spPr>
                        <wps:txbx>
                          <w:txbxContent>
                            <w:p w14:paraId="11BF2DCE" w14:textId="77777777" w:rsidR="00C5319C" w:rsidRPr="009B2F94" w:rsidRDefault="00C5319C" w:rsidP="009D22E0">
                              <w:r>
                                <w:t>Datastore</w:t>
                              </w:r>
                            </w:p>
                          </w:txbxContent>
                        </wps:txbx>
                        <wps:bodyPr rot="0" vert="horz" wrap="square" lIns="91440" tIns="45720" rIns="91440" bIns="45720" anchor="t" anchorCtr="0" upright="1">
                          <a:noAutofit/>
                        </wps:bodyPr>
                      </wps:wsp>
                      <wps:wsp>
                        <wps:cNvPr id="14" name="AutoShape 6"/>
                        <wps:cNvSpPr>
                          <a:spLocks noChangeArrowheads="1"/>
                        </wps:cNvSpPr>
                        <wps:spPr bwMode="auto">
                          <a:xfrm>
                            <a:off x="5916" y="4023"/>
                            <a:ext cx="1581" cy="477"/>
                          </a:xfrm>
                          <a:prstGeom prst="roundRect">
                            <a:avLst>
                              <a:gd name="adj" fmla="val 16667"/>
                            </a:avLst>
                          </a:prstGeom>
                          <a:solidFill>
                            <a:srgbClr val="FFFFFF"/>
                          </a:solidFill>
                          <a:ln w="9525">
                            <a:solidFill>
                              <a:srgbClr val="000000"/>
                            </a:solidFill>
                            <a:round/>
                            <a:headEnd/>
                            <a:tailEnd/>
                          </a:ln>
                        </wps:spPr>
                        <wps:txbx>
                          <w:txbxContent>
                            <w:p w14:paraId="6E4CE64A" w14:textId="77777777" w:rsidR="00C5319C" w:rsidRPr="009B2F94" w:rsidRDefault="00C5319C" w:rsidP="009D22E0">
                              <w:r>
                                <w:t>Web Service</w:t>
                              </w:r>
                            </w:p>
                          </w:txbxContent>
                        </wps:txbx>
                        <wps:bodyPr rot="0" vert="horz" wrap="square" lIns="91440" tIns="45720" rIns="91440" bIns="45720" anchor="t" anchorCtr="0" upright="1">
                          <a:noAutofit/>
                        </wps:bodyPr>
                      </wps:wsp>
                      <wps:wsp>
                        <wps:cNvPr id="15" name="AutoShape 7"/>
                        <wps:cNvCnPr>
                          <a:cxnSpLocks noChangeShapeType="1"/>
                          <a:stCxn id="11" idx="3"/>
                          <a:endCxn id="14" idx="1"/>
                        </wps:cNvCnPr>
                        <wps:spPr bwMode="auto">
                          <a:xfrm rot="16200000" flipH="1">
                            <a:off x="5334" y="3680"/>
                            <a:ext cx="239" cy="925"/>
                          </a:xfrm>
                          <a:prstGeom prst="bentConnector2">
                            <a:avLst/>
                          </a:prstGeom>
                          <a:noFill/>
                          <a:ln w="9525">
                            <a:solidFill>
                              <a:srgbClr val="000000"/>
                            </a:solidFill>
                            <a:miter lim="800000"/>
                            <a:headEnd/>
                            <a:tailEnd type="triangle" w="med" len="med"/>
                          </a:ln>
                          <a:effectLst>
                            <a:outerShdw blurRad="63500" dist="38099" dir="2700000" algn="ctr" rotWithShape="0">
                              <a:srgbClr val="000000">
                                <a:alpha val="74998"/>
                              </a:srgbClr>
                            </a:outerShdw>
                          </a:effectLst>
                          <a:extLst>
                            <a:ext uri="{909E8E84-426E-40dd-AFC4-6F175D3DCCD1}">
                              <a14:hiddenFill xmlns:a14="http://schemas.microsoft.com/office/drawing/2010/main">
                                <a:noFill/>
                              </a14:hiddenFill>
                            </a:ext>
                          </a:extLst>
                        </wps:spPr>
                        <wps:bodyPr/>
                      </wps:wsp>
                      <wps:wsp>
                        <wps:cNvPr id="16" name="AutoShape 8"/>
                        <wps:cNvSpPr>
                          <a:spLocks noChangeArrowheads="1"/>
                        </wps:cNvSpPr>
                        <wps:spPr bwMode="auto">
                          <a:xfrm>
                            <a:off x="5782" y="4711"/>
                            <a:ext cx="226" cy="1192"/>
                          </a:xfrm>
                          <a:prstGeom prst="upDownArrow">
                            <a:avLst>
                              <a:gd name="adj1" fmla="val 50000"/>
                              <a:gd name="adj2" fmla="val 1054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7" name="Rectangle 9"/>
                        <wps:cNvSpPr>
                          <a:spLocks noChangeArrowheads="1"/>
                        </wps:cNvSpPr>
                        <wps:spPr bwMode="auto">
                          <a:xfrm>
                            <a:off x="4129" y="5903"/>
                            <a:ext cx="3595" cy="1343"/>
                          </a:xfrm>
                          <a:prstGeom prst="rect">
                            <a:avLst/>
                          </a:prstGeom>
                          <a:solidFill>
                            <a:srgbClr val="FFFFFF"/>
                          </a:solidFill>
                          <a:ln w="9525">
                            <a:solidFill>
                              <a:srgbClr val="000000"/>
                            </a:solidFill>
                            <a:miter lim="800000"/>
                            <a:headEnd/>
                            <a:tailEnd/>
                          </a:ln>
                        </wps:spPr>
                        <wps:txbx>
                          <w:txbxContent>
                            <w:p w14:paraId="7E35A815" w14:textId="77777777" w:rsidR="00C5319C" w:rsidRPr="00630C54" w:rsidRDefault="00C5319C" w:rsidP="009D22E0">
                              <w:pPr>
                                <w:jc w:val="center"/>
                              </w:pPr>
                              <w:r>
                                <w:t>Web client</w:t>
                              </w:r>
                            </w:p>
                          </w:txbxContent>
                        </wps:txbx>
                        <wps:bodyPr rot="0" vert="horz" wrap="square" lIns="91440" tIns="45720" rIns="91440" bIns="45720" anchor="t" anchorCtr="0" upright="1">
                          <a:noAutofit/>
                        </wps:bodyPr>
                      </wps:wsp>
                      <wps:wsp>
                        <wps:cNvPr id="18" name="Oval 10"/>
                        <wps:cNvSpPr>
                          <a:spLocks noChangeArrowheads="1"/>
                        </wps:cNvSpPr>
                        <wps:spPr bwMode="auto">
                          <a:xfrm>
                            <a:off x="4129" y="6441"/>
                            <a:ext cx="1566" cy="656"/>
                          </a:xfrm>
                          <a:prstGeom prst="ellipse">
                            <a:avLst/>
                          </a:prstGeom>
                          <a:solidFill>
                            <a:srgbClr val="FFFFFF"/>
                          </a:solidFill>
                          <a:ln w="9525">
                            <a:solidFill>
                              <a:srgbClr val="000000"/>
                            </a:solidFill>
                            <a:round/>
                            <a:headEnd/>
                            <a:tailEnd/>
                          </a:ln>
                        </wps:spPr>
                        <wps:txbx>
                          <w:txbxContent>
                            <w:p w14:paraId="63FBA754" w14:textId="77777777" w:rsidR="00C5319C" w:rsidRPr="00A920B8" w:rsidRDefault="00C5319C" w:rsidP="009D22E0">
                              <w:pPr>
                                <w:jc w:val="center"/>
                              </w:pPr>
                              <w:r>
                                <w:t>View</w:t>
                              </w:r>
                            </w:p>
                          </w:txbxContent>
                        </wps:txbx>
                        <wps:bodyPr rot="0" vert="horz" wrap="square" lIns="91440" tIns="45720" rIns="91440" bIns="45720" anchor="t" anchorCtr="0" upright="1">
                          <a:noAutofit/>
                        </wps:bodyPr>
                      </wps:wsp>
                      <wps:wsp>
                        <wps:cNvPr id="23" name="Oval 11"/>
                        <wps:cNvSpPr>
                          <a:spLocks noChangeArrowheads="1"/>
                        </wps:cNvSpPr>
                        <wps:spPr bwMode="auto">
                          <a:xfrm>
                            <a:off x="6083" y="6441"/>
                            <a:ext cx="1641" cy="656"/>
                          </a:xfrm>
                          <a:prstGeom prst="ellipse">
                            <a:avLst/>
                          </a:prstGeom>
                          <a:solidFill>
                            <a:srgbClr val="FFFFFF"/>
                          </a:solidFill>
                          <a:ln w="9525">
                            <a:solidFill>
                              <a:srgbClr val="000000"/>
                            </a:solidFill>
                            <a:round/>
                            <a:headEnd/>
                            <a:tailEnd/>
                          </a:ln>
                        </wps:spPr>
                        <wps:txbx>
                          <w:txbxContent>
                            <w:p w14:paraId="1DD943BC" w14:textId="77777777" w:rsidR="00C5319C" w:rsidRPr="00A920B8" w:rsidRDefault="00C5319C" w:rsidP="009D22E0">
                              <w:pPr>
                                <w:jc w:val="center"/>
                              </w:pPr>
                              <w:r>
                                <w:t>Actity</w:t>
                              </w:r>
                            </w:p>
                          </w:txbxContent>
                        </wps:txbx>
                        <wps:bodyPr rot="0" vert="horz" wrap="square" lIns="91440" tIns="45720" rIns="91440" bIns="45720" anchor="t" anchorCtr="0" upright="1">
                          <a:noAutofit/>
                        </wps:bodyPr>
                      </wps:wsp>
                    </wpg:wgp>
                  </a:graphicData>
                </a:graphic>
              </wp:inline>
            </w:drawing>
          </mc:Choice>
          <mc:Fallback>
            <w:pict>
              <v:group id="Group 2" o:spid="_x0000_s1026" style="width:6in;height:340.15pt;mso-position-horizontal-relative:char;mso-position-vertical-relative:line" coordorigin="2365,2225" coordsize="6892,54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">
                <o:lock v:ext="edit" aspectratio="t"/>
                <v:rect id="AutoShape 3" o:spid="_x0000_s1027" style="position:absolute;left:2365;top:2225;width:6892;height:54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2ZjqwwAA&#10;ANoAAAAPAAAAZHJzL2Rvd25yZXYueG1sRI9LawIxFIX3gv8hXMGdZuyitKNRRCyVliI+QNxdJ9eZ&#10;wcnNkMRx7K9vhILLw3l8nMmsNZVoyPnSsoLRMAFBnFldcq5gv/sYvIHwAVljZZkU3MnDbNrtTDDV&#10;9sYbarYhF3GEfYoKihDqVEqfFWTQD21NHL2zdQZDlC6X2uEtjptKviTJqzRYciQUWNOioOyyvZoI&#10;WSWj9fLLHJrGf9ef95P+Pbofpfq9dj4GEagNz/B/e6UVvMPjSrwBcv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2ZjqwwAAANoAAAAPAAAAAAAAAAAAAAAAAJcCAABkcnMvZG93&#10;bnJldi54bWxQSwUGAAAAAAQABAD1AAAAhwMAAAAA&#10;" fillcolor="white [3201]" strokecolor="#4bacc6 [3208]" strokeweight="2.5pt">
                  <v:shadow color="#868686" opacity="49150f"/>
                  <o:lock v:ext="edit" aspectratio="t" text="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net_wan_cloud" style="position:absolute;left:3962;top:2404;width:3921;height:267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Yw&#10;/ovCAAAA2wAAAA8AAABkcnMvZG93bnJldi54bWxEj0FvwjAMhe9I+w+RJ+1GU3pAUyEghMRUjmNc&#10;uFmN11ZrnDbJaPn382ESN1vv+b3P2/3senWnEDvPBlZZDoq49rbjxsD167R8BxUTssXeMxl4UIT9&#10;7mWxxdL6iT/pfkmNkhCOJRpoUxpKrWPdksOY+YFYtG8fHCZZQ6NtwEnCXa+LPF9rhx1LQ4sDHVuq&#10;fy6/zsDQjVMVbra4nsb1uGrsx7lKhTFvr/NhAyrRnJ7m/+vKCr7Qyy8ygN79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mMP6LwgAAANsAAAAPAAAAAAAAAAAAAAAAAJwCAABk&#10;cnMvZG93bnJldi54bWxQSwUGAAAAAAQABAD3AAAAiwMAAAAA&#10;">
                  <v:imagedata r:id="rId19" o:title="net_wan_cloud"/>
                </v:shape>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5" o:spid="_x0000_s1029" type="#_x0000_t22" style="position:absolute;left:4350;top:3068;width:1282;height: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9zvfwgAA&#10;ANsAAAAPAAAAZHJzL2Rvd25yZXYueG1sRE9Na4NAEL0H8h+WCfQSkjUlhGKySgiVCjnVlEJvgztV&#10;qTsr7katv75bKPQ2j/c5p3QyrRiod41lBbttBIK4tLrhSsHbLds8gXAeWWNrmRR8k4M0WS5OGGs7&#10;8isNha9ECGEXo4La+y6W0pU1GXRb2xEH7tP2Bn2AfSV1j2MIN618jKKDNNhwaKixo0tN5VdxNwq6&#10;j/Gdngt9uOfRWjuXzdf9y6zUw2o6H0F4mvy/+M+d6zB/B7+/hANk8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T3O9/CAAAA2wAAAA8AAAAAAAAAAAAAAAAAlwIAAGRycy9kb3du&#10;cmV2LnhtbFBLBQYAAAAABAAEAPUAAACGAwAAAAA=&#10;">
                  <v:textbox>
                    <w:txbxContent>
                      <w:p w14:paraId="11BF2DCE" w14:textId="77777777" w:rsidR="00C5319C" w:rsidRPr="009B2F94" w:rsidRDefault="00C5319C" w:rsidP="009D22E0">
                        <w:r>
                          <w:t>Datastore</w:t>
                        </w:r>
                      </w:p>
                    </w:txbxContent>
                  </v:textbox>
                </v:shape>
                <v:roundrect id="AutoShape 6" o:spid="_x0000_s1030" style="position:absolute;left:5916;top:4023;width:1581;height:477;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a3BpwQAA&#10;ANsAAAAPAAAAZHJzL2Rvd25yZXYueG1sRE9NawIxEL0L/ocwQm+aKFbs1igiKL2VbnvwON1Mdxc3&#10;kzXJrtv++qZQ8DaP9zmb3WAb0ZMPtWMN85kCQVw4U3Op4eP9OF2DCBHZYOOYNHxTgN12PNpgZtyN&#10;36jPYylSCIcMNVQxtpmUoajIYpi5ljhxX85bjAn6UhqPtxRuG7lQaiUt1pwaKmzpUFFxyTuroTCq&#10;U/7cvz59Psb8p++uLE9XrR8mw/4ZRKQh3sX/7heT5i/h75d0gNz+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o2twacEAAADbAAAADwAAAAAAAAAAAAAAAACXAgAAZHJzL2Rvd25y&#10;ZXYueG1sUEsFBgAAAAAEAAQA9QAAAIUDAAAAAA==&#10;">
                  <v:textbox>
                    <w:txbxContent>
                      <w:p w14:paraId="6E4CE64A" w14:textId="77777777" w:rsidR="00C5319C" w:rsidRPr="009B2F94" w:rsidRDefault="00C5319C" w:rsidP="009D22E0">
                        <w:r>
                          <w:t>Web Service</w:t>
                        </w:r>
                      </w:p>
                    </w:txbxContent>
                  </v:textbox>
                </v:roundrect>
                <v:shapetype id="_x0000_t33" coordsize="21600,21600" o:spt="33" o:oned="t" path="m0,0l21600,,21600,21600e" filled="f">
                  <v:stroke joinstyle="miter"/>
                  <v:path arrowok="t" fillok="f" o:connecttype="none"/>
                  <o:lock v:ext="edit" shapetype="t"/>
                </v:shapetype>
                <v:shape id="AutoShape 7" o:spid="_x0000_s1031" type="#_x0000_t33" style="position:absolute;left:5334;top:3680;width:239;height:92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EENGMMAAADbAAAADwAAAGRycy9kb3ducmV2LnhtbERPS2vCQBC+C/6HZQq96aaB+oiuogWp&#10;RbT1cehxyE6TYHY2ZFeT/ntXELzNx/ec6bw1pbhS7QrLCt76EQji1OqCMwWn46o3AuE8ssbSMin4&#10;JwfzWbczxUTbhvd0PfhMhBB2CSrIva8SKV2ak0HXtxVx4P5sbdAHWGdS19iEcFPKOIoG0mDBoSHH&#10;ij5ySs+Hi1EwHq6P+99t8zn+2Sx3X+0q/mYfK/X60i4mIDy1/il+uNc6zH+H+y/hADm7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hBDRjDAAAA2wAAAA8AAAAAAAAAAAAA&#10;AAAAoQIAAGRycy9kb3ducmV2LnhtbFBLBQYAAAAABAAEAPkAAACRAwAAAAA=&#10;">
                  <v:stroke endarrow="block"/>
                  <v:shadow on="t" opacity="49150f"/>
                </v:shape>
                <v:shapetype id="_x0000_t70" coordsize="21600,21600" o:spt="70" adj="5400,4320" path="m1080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utoShape 8" o:spid="_x0000_s1032" type="#_x0000_t70" style="position:absolute;left:5782;top:4711;width:226;height:11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xvEZxQAA&#10;ANsAAAAPAAAAZHJzL2Rvd25yZXYueG1sRI/dagIxEIXvBd8hjNA7zVqo2NUoKhRKrVJ/0NthM+5u&#10;u5ksm1Tj2xtB8G6Gc74zZ8bTYCpxpsaVlhX0ewkI4szqknMF+91HdwjCeWSNlWVScCUH00m7NcZU&#10;2wtv6Lz1uYgh7FJUUHhfp1K6rCCDrmdr4qidbGPQx7XJpW7wEsNNJV+TZCANlhwvFFjToqDsb/tv&#10;Yo2lfp9995dr9xMOm7f8N3ytjnOlXjphNgLhKfin+UF/6sgN4P5LHEBO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TG8RnFAAAA2wAAAA8AAAAAAAAAAAAAAAAAlwIAAGRycy9k&#10;b3ducmV2LnhtbFBLBQYAAAAABAAEAPUAAACJAwAAAAA=&#10;">
                  <v:textbox style="layout-flow:vertical-ideographic"/>
                </v:shape>
                <v:rect id="Rectangle 9" o:spid="_x0000_s1033" style="position:absolute;left:4129;top:5903;width:3595;height:134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RtXqwQAA&#10;ANsAAAAPAAAAZHJzL2Rvd25yZXYueG1sRE9Ni8IwEL0L/ocwwt401YV1rUYRRdk9anvZ29iMbbWZ&#10;lCZq9debBcHbPN7nzBatqcSVGldaVjAcRCCIM6tLzhWkyab/DcJ5ZI2VZVJwJweLebczw1jbG+/o&#10;uve5CCHsYlRQeF/HUrqsIINuYGviwB1tY9AH2ORSN3gL4aaSoyj6kgZLDg0F1rQqKDvvL0bBoRyl&#10;+Ngl28hMNp/+t01Ol7+1Uh+9djkF4an1b/HL/aPD/DH8/xIOkPM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UbV6sEAAADbAAAADwAAAAAAAAAAAAAAAACXAgAAZHJzL2Rvd25y&#10;ZXYueG1sUEsFBgAAAAAEAAQA9QAAAIUDAAAAAA==&#10;">
                  <v:textbox>
                    <w:txbxContent>
                      <w:p w14:paraId="7E35A815" w14:textId="77777777" w:rsidR="00C5319C" w:rsidRPr="00630C54" w:rsidRDefault="00C5319C" w:rsidP="009D22E0">
                        <w:pPr>
                          <w:jc w:val="center"/>
                        </w:pPr>
                        <w:r>
                          <w:t>Web client</w:t>
                        </w:r>
                      </w:p>
                    </w:txbxContent>
                  </v:textbox>
                </v:rect>
                <v:oval id="Oval 10" o:spid="_x0000_s1034" style="position:absolute;left:4129;top:6441;width:1566;height:6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yaBSwwAA&#10;ANsAAAAPAAAAZHJzL2Rvd25yZXYueG1sRI9Ba8JAEIXvhf6HZQq91Y0GRVJXEaVgDz002vuQHZNg&#10;djZkpzH9951DobcZ3pv3vtnsptCZkYbURnYwn2VgiKvoW64dXM5vL2swSZA9dpHJwQ8l2G0fHzZY&#10;+HjnTxpLqY2GcCrQQSPSF9amqqGAaRZ7YtWucQgoug619QPeNTx0dpFlKxuwZW1osKdDQ9Wt/A4O&#10;jvW+XI02l2V+PZ5kefv6eM/nzj0/TftXMEKT/Jv/rk9e8RVWf9EB7PY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yaBSwwAAANsAAAAPAAAAAAAAAAAAAAAAAJcCAABkcnMvZG93&#10;bnJldi54bWxQSwUGAAAAAAQABAD1AAAAhwMAAAAA&#10;">
                  <v:textbox>
                    <w:txbxContent>
                      <w:p w14:paraId="63FBA754" w14:textId="77777777" w:rsidR="00C5319C" w:rsidRPr="00A920B8" w:rsidRDefault="00C5319C" w:rsidP="009D22E0">
                        <w:pPr>
                          <w:jc w:val="center"/>
                        </w:pPr>
                        <w:r>
                          <w:t>View</w:t>
                        </w:r>
                      </w:p>
                    </w:txbxContent>
                  </v:textbox>
                </v:oval>
                <v:oval id="Oval 11" o:spid="_x0000_s1035" style="position:absolute;left:6083;top:6441;width:1641;height:6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AfiewgAA&#10;ANsAAAAPAAAAZHJzL2Rvd25yZXYueG1sRI9Ba8JAFITvgv9heYI33WhQSuoqUhHswYOxvT+yzySY&#10;fRuyrzH9992C4HGYmW+YzW5wjeqpC7VnA4t5Aoq48Lbm0sDX9Th7AxUE2WLjmQz8UoDddjzaYGb9&#10;gy/U51KqCOGQoYFKpM20DkVFDsPct8TRu/nOoUTZldp2+Ihw1+hlkqy1w5rjQoUtfVRU3PMfZ+BQ&#10;7vN1r1NZpbfDSVb37/NnujBmOhn276CEBnmFn+2TNbBM4f9L/AF6+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oB+J7CAAAA2wAAAA8AAAAAAAAAAAAAAAAAlwIAAGRycy9kb3du&#10;cmV2LnhtbFBLBQYAAAAABAAEAPUAAACGAwAAAAA=&#10;">
                  <v:textbox>
                    <w:txbxContent>
                      <w:p w14:paraId="1DD943BC" w14:textId="77777777" w:rsidR="00C5319C" w:rsidRPr="00A920B8" w:rsidRDefault="00C5319C" w:rsidP="009D22E0">
                        <w:pPr>
                          <w:jc w:val="center"/>
                        </w:pPr>
                        <w:r>
                          <w:t>Actity</w:t>
                        </w:r>
                      </w:p>
                    </w:txbxContent>
                  </v:textbox>
                </v:oval>
                <w10:anchorlock/>
              </v:group>
            </w:pict>
          </mc:Fallback>
        </mc:AlternateContent>
      </w:r>
    </w:p>
    <w:p w14:paraId="6925B82F" w14:textId="55EF0566" w:rsidR="009D22E0" w:rsidRPr="00224B8E" w:rsidRDefault="00224B8E" w:rsidP="008A5B4C">
      <w:pPr>
        <w:pStyle w:val="StyleAnh"/>
      </w:pPr>
      <w:bookmarkStart w:id="174" w:name="_Toc293773512"/>
      <w:bookmarkStart w:id="175" w:name="_Toc293781266"/>
      <w:r w:rsidRPr="00224B8E">
        <w:t xml:space="preserve">Hình 8 - </w:t>
      </w:r>
      <w:r w:rsidR="009D22E0" w:rsidRPr="00224B8E">
        <w:t>Kiến trúc hệ thống</w:t>
      </w:r>
      <w:bookmarkEnd w:id="174"/>
      <w:bookmarkEnd w:id="175"/>
    </w:p>
    <w:p w14:paraId="59314A62" w14:textId="09C781E7" w:rsidR="009D22E0" w:rsidRPr="00A7425F" w:rsidRDefault="009D22E0" w:rsidP="009D22E0">
      <w:pPr>
        <w:rPr>
          <w:szCs w:val="26"/>
        </w:rPr>
      </w:pPr>
      <w:r w:rsidRPr="00A7425F">
        <w:rPr>
          <w:szCs w:val="26"/>
        </w:rPr>
        <w:tab/>
        <w:t>Kiến trúc hệ thống bao gồm :</w:t>
      </w:r>
    </w:p>
    <w:p w14:paraId="3BE3A47E" w14:textId="107BBB26" w:rsidR="009D22E0" w:rsidRPr="00A7425F" w:rsidRDefault="009D22E0" w:rsidP="009D22E0">
      <w:pPr>
        <w:pStyle w:val="ListParagraph"/>
        <w:numPr>
          <w:ilvl w:val="0"/>
          <w:numId w:val="40"/>
        </w:numPr>
        <w:spacing w:after="200" w:line="288" w:lineRule="auto"/>
        <w:jc w:val="both"/>
        <w:rPr>
          <w:rFonts w:ascii="Times New Roman" w:hAnsi="Times New Roman"/>
          <w:sz w:val="26"/>
          <w:szCs w:val="26"/>
        </w:rPr>
      </w:pPr>
      <w:r w:rsidRPr="00A7425F">
        <w:rPr>
          <w:rFonts w:ascii="Times New Roman" w:hAnsi="Times New Roman"/>
          <w:sz w:val="26"/>
          <w:szCs w:val="26"/>
        </w:rPr>
        <w:t xml:space="preserve">Datastore: với ưu điểm mạnh là đọc và truy vấn. Một ứng dụng tạo ra các thực thể, với giá trị dữ liệu được lưu trữ như thuộc tính của một thực thể. Các ứng dụng có thể thực hiện truy vấn trên các thực thể. Tất cả các truy vấn được lập chỉ mục trước cho kết quả nhanh hơn trên dữ liệu lớn. Với python, thực thể datastore được tạo từ đối tượng Python. Thuộc tính của đối tượng trở thành thuộc tính của thực thể. </w:t>
      </w:r>
      <w:r w:rsidRPr="00A7425F">
        <w:rPr>
          <w:rFonts w:ascii="Times New Roman" w:hAnsi="Times New Roman"/>
          <w:sz w:val="26"/>
          <w:szCs w:val="26"/>
        </w:rPr>
        <w:lastRenderedPageBreak/>
        <w:t>Datastore không sử dụng SQL để truy vấn dữ liệu mà sử dụng Gql, ngôn ngữ tương tự với SQL.</w:t>
      </w:r>
    </w:p>
    <w:p w14:paraId="272A5D07" w14:textId="77777777" w:rsidR="009D22E0" w:rsidRPr="00A7425F" w:rsidRDefault="009D22E0" w:rsidP="009D22E0">
      <w:pPr>
        <w:pStyle w:val="ListParagraph"/>
        <w:numPr>
          <w:ilvl w:val="0"/>
          <w:numId w:val="40"/>
        </w:numPr>
        <w:spacing w:afterLines="30" w:after="72" w:line="288" w:lineRule="auto"/>
        <w:contextualSpacing w:val="0"/>
        <w:jc w:val="both"/>
        <w:rPr>
          <w:rFonts w:ascii="Times New Roman" w:hAnsi="Times New Roman"/>
          <w:sz w:val="26"/>
          <w:szCs w:val="26"/>
        </w:rPr>
      </w:pPr>
      <w:r w:rsidRPr="00A7425F">
        <w:rPr>
          <w:rFonts w:ascii="Times New Roman" w:eastAsia="Arial" w:hAnsi="Times New Roman"/>
          <w:sz w:val="26"/>
          <w:szCs w:val="26"/>
        </w:rPr>
        <w:t>Google App Engine : nền tảng cloud PaaS của Google sử dụng ngôn ngữ Python và các API cũng như sử dụng platform cung cấp sẵn để phát triển các ứng dụng Web, Web service …</w:t>
      </w:r>
    </w:p>
    <w:p w14:paraId="1F3F948F" w14:textId="77777777" w:rsidR="009D22E0" w:rsidRPr="00A7425F" w:rsidRDefault="009D22E0" w:rsidP="009D22E0">
      <w:pPr>
        <w:pStyle w:val="ListParagraph"/>
        <w:numPr>
          <w:ilvl w:val="0"/>
          <w:numId w:val="40"/>
        </w:numPr>
        <w:spacing w:afterLines="30" w:after="72" w:line="288" w:lineRule="auto"/>
        <w:contextualSpacing w:val="0"/>
        <w:jc w:val="both"/>
        <w:rPr>
          <w:rFonts w:ascii="Times New Roman" w:eastAsia="Arial" w:hAnsi="Times New Roman"/>
          <w:sz w:val="26"/>
          <w:szCs w:val="26"/>
        </w:rPr>
      </w:pPr>
      <w:r w:rsidRPr="00A7425F">
        <w:rPr>
          <w:rFonts w:ascii="Times New Roman" w:eastAsia="Arial" w:hAnsi="Times New Roman"/>
          <w:sz w:val="26"/>
          <w:szCs w:val="26"/>
        </w:rPr>
        <w:t>Web Service : Là nơi cung cấp các service cho client, được xây dựng và đặt trên cloud. Sử dụng phương thức truyề</w:t>
      </w:r>
      <w:r w:rsidRPr="00A7425F">
        <w:rPr>
          <w:rFonts w:ascii="Times New Roman" w:hAnsi="Times New Roman"/>
          <w:sz w:val="26"/>
          <w:szCs w:val="26"/>
        </w:rPr>
        <w:t xml:space="preserve">n là </w:t>
      </w:r>
      <w:r w:rsidRPr="00A7425F">
        <w:rPr>
          <w:rFonts w:ascii="Times New Roman" w:eastAsia="Arial" w:hAnsi="Times New Roman"/>
          <w:sz w:val="26"/>
          <w:szCs w:val="26"/>
        </w:rPr>
        <w:t>RPC. Web service sẽ chứa các phương thức để thao tác với cơ sở dữ liệu trên datastore, đáp lời gọi từ phía client cũng như trả về kết quả.</w:t>
      </w:r>
    </w:p>
    <w:p w14:paraId="26AB040F" w14:textId="7AA730FA" w:rsidR="009D22E0" w:rsidRPr="00A7425F" w:rsidRDefault="009D22E0" w:rsidP="009D22E0">
      <w:pPr>
        <w:pStyle w:val="ListParagraph"/>
        <w:numPr>
          <w:ilvl w:val="0"/>
          <w:numId w:val="40"/>
        </w:numPr>
        <w:spacing w:afterLines="30" w:after="72" w:line="288" w:lineRule="auto"/>
        <w:contextualSpacing w:val="0"/>
        <w:jc w:val="both"/>
        <w:rPr>
          <w:rFonts w:ascii="Times New Roman" w:eastAsia="Arial" w:hAnsi="Times New Roman"/>
          <w:sz w:val="26"/>
          <w:szCs w:val="26"/>
        </w:rPr>
      </w:pPr>
      <w:r w:rsidRPr="00A7425F">
        <w:rPr>
          <w:rFonts w:ascii="Times New Roman" w:hAnsi="Times New Roman"/>
          <w:sz w:val="26"/>
          <w:szCs w:val="26"/>
        </w:rPr>
        <w:t>Web Client: Là các modul chính cuả chương trình học và thi trực tuyến trên nền GWT. Nó bao gồm các lớp Activity xử lý và lớp View hiển thị cho người dùng.</w:t>
      </w:r>
    </w:p>
    <w:p w14:paraId="4A0CE639" w14:textId="4631EA2C" w:rsidR="003F44CB" w:rsidRPr="00A7425F" w:rsidRDefault="008C4903" w:rsidP="00766AD4">
      <w:pPr>
        <w:pStyle w:val="Heading2"/>
      </w:pPr>
      <w:bookmarkStart w:id="176" w:name="_Toc293773513"/>
      <w:bookmarkStart w:id="177" w:name="_Toc293784704"/>
      <w:bookmarkStart w:id="178" w:name="_Toc293785726"/>
      <w:r w:rsidRPr="00A7425F">
        <w:t>2</w:t>
      </w:r>
      <w:r w:rsidR="00C8749B" w:rsidRPr="00A7425F">
        <w:t>.2</w:t>
      </w:r>
      <w:r w:rsidR="00DF6724" w:rsidRPr="00A7425F">
        <w:tab/>
      </w:r>
      <w:r w:rsidR="00C776B1" w:rsidRPr="00A7425F">
        <w:t>Tổng</w:t>
      </w:r>
      <w:r w:rsidR="004461BF" w:rsidRPr="00A7425F">
        <w:t xml:space="preserve"> quan </w:t>
      </w:r>
      <w:r w:rsidR="00C776B1" w:rsidRPr="00A7425F">
        <w:t>về</w:t>
      </w:r>
      <w:r w:rsidR="004461BF" w:rsidRPr="00A7425F">
        <w:t xml:space="preserve"> hệ thống</w:t>
      </w:r>
      <w:bookmarkEnd w:id="170"/>
      <w:bookmarkEnd w:id="171"/>
      <w:bookmarkEnd w:id="172"/>
      <w:bookmarkEnd w:id="173"/>
      <w:bookmarkEnd w:id="176"/>
      <w:bookmarkEnd w:id="177"/>
      <w:bookmarkEnd w:id="178"/>
    </w:p>
    <w:p w14:paraId="716F775D" w14:textId="60CA1943" w:rsidR="00DF6724" w:rsidRPr="00A7425F" w:rsidRDefault="00C8749B" w:rsidP="00766AD4">
      <w:pPr>
        <w:pStyle w:val="Heading3"/>
      </w:pPr>
      <w:bookmarkStart w:id="179" w:name="_Toc293785727"/>
      <w:r w:rsidRPr="00A7425F">
        <w:t>2.2</w:t>
      </w:r>
      <w:r w:rsidR="00DF6724" w:rsidRPr="00A7425F">
        <w:t>.1</w:t>
      </w:r>
      <w:r w:rsidR="00DF6724" w:rsidRPr="00A7425F">
        <w:tab/>
        <w:t>Mục tiêu hệ thống</w:t>
      </w:r>
      <w:bookmarkEnd w:id="179"/>
    </w:p>
    <w:p w14:paraId="60520A22" w14:textId="724220D8" w:rsidR="003A483F" w:rsidRPr="00A7425F" w:rsidRDefault="003A483F" w:rsidP="00D162DF">
      <w:pPr>
        <w:pStyle w:val="ListParagraph"/>
        <w:numPr>
          <w:ilvl w:val="0"/>
          <w:numId w:val="29"/>
        </w:numPr>
        <w:rPr>
          <w:rFonts w:ascii="Times New Roman" w:hAnsi="Times New Roman"/>
          <w:sz w:val="26"/>
          <w:szCs w:val="26"/>
        </w:rPr>
      </w:pPr>
      <w:r w:rsidRPr="00A7425F">
        <w:rPr>
          <w:rFonts w:ascii="Times New Roman" w:hAnsi="Times New Roman"/>
          <w:sz w:val="26"/>
          <w:szCs w:val="26"/>
        </w:rPr>
        <w:t>Cho phép người dùng có thể tải và cài đặt vào nhiều thiết bị, trên các hệ điều hành khác nhau</w:t>
      </w:r>
    </w:p>
    <w:p w14:paraId="3753AF69" w14:textId="1A00D342" w:rsidR="003A483F" w:rsidRPr="00A7425F" w:rsidRDefault="003A483F" w:rsidP="00D162DF">
      <w:pPr>
        <w:pStyle w:val="ListParagraph"/>
        <w:numPr>
          <w:ilvl w:val="0"/>
          <w:numId w:val="29"/>
        </w:numPr>
        <w:rPr>
          <w:rFonts w:ascii="Times New Roman" w:hAnsi="Times New Roman"/>
          <w:sz w:val="26"/>
          <w:szCs w:val="26"/>
        </w:rPr>
      </w:pPr>
      <w:r w:rsidRPr="00A7425F">
        <w:rPr>
          <w:rFonts w:ascii="Times New Roman" w:hAnsi="Times New Roman"/>
          <w:sz w:val="26"/>
          <w:szCs w:val="26"/>
        </w:rPr>
        <w:t>Cho phép đăng ký tài khoản sử dụng hệ thống</w:t>
      </w:r>
    </w:p>
    <w:p w14:paraId="7B1D035D" w14:textId="27DBBC84" w:rsidR="003A483F" w:rsidRPr="00A7425F" w:rsidRDefault="003A483F" w:rsidP="00D162DF">
      <w:pPr>
        <w:pStyle w:val="ListParagraph"/>
        <w:numPr>
          <w:ilvl w:val="0"/>
          <w:numId w:val="29"/>
        </w:numPr>
        <w:rPr>
          <w:rFonts w:ascii="Times New Roman" w:hAnsi="Times New Roman"/>
          <w:sz w:val="26"/>
          <w:szCs w:val="26"/>
        </w:rPr>
      </w:pPr>
      <w:r w:rsidRPr="00A7425F">
        <w:rPr>
          <w:rFonts w:ascii="Times New Roman" w:hAnsi="Times New Roman"/>
          <w:sz w:val="26"/>
          <w:szCs w:val="26"/>
        </w:rPr>
        <w:t>Đối với tài khoản là nhà cung cấp thì cho phép tạo thêm sản phẩm, đồng thời quản lý sản phẩm đang cung cấp</w:t>
      </w:r>
    </w:p>
    <w:p w14:paraId="33DBCA94" w14:textId="5A4E6E61" w:rsidR="003A483F" w:rsidRPr="00A7425F" w:rsidRDefault="003A483F" w:rsidP="00D162DF">
      <w:pPr>
        <w:pStyle w:val="ListParagraph"/>
        <w:numPr>
          <w:ilvl w:val="0"/>
          <w:numId w:val="29"/>
        </w:numPr>
        <w:rPr>
          <w:rFonts w:ascii="Times New Roman" w:hAnsi="Times New Roman"/>
          <w:sz w:val="26"/>
          <w:szCs w:val="26"/>
        </w:rPr>
      </w:pPr>
      <w:r w:rsidRPr="00A7425F">
        <w:rPr>
          <w:rFonts w:ascii="Times New Roman" w:hAnsi="Times New Roman"/>
          <w:sz w:val="26"/>
          <w:szCs w:val="26"/>
        </w:rPr>
        <w:t xml:space="preserve">Đối với tài khoản là khách hàng thì đáp ứng </w:t>
      </w:r>
      <w:r w:rsidR="007C28CC" w:rsidRPr="00A7425F">
        <w:rPr>
          <w:rFonts w:ascii="Times New Roman" w:hAnsi="Times New Roman"/>
          <w:sz w:val="26"/>
          <w:szCs w:val="26"/>
        </w:rPr>
        <w:t>nhanh chính xác khi khách hàng tìm kiếm sản phẩm.</w:t>
      </w:r>
    </w:p>
    <w:p w14:paraId="0DED721B" w14:textId="7890AEEE" w:rsidR="007C28CC" w:rsidRPr="00A7425F" w:rsidRDefault="007C28CC" w:rsidP="00D162DF">
      <w:pPr>
        <w:pStyle w:val="ListParagraph"/>
        <w:numPr>
          <w:ilvl w:val="0"/>
          <w:numId w:val="29"/>
        </w:numPr>
        <w:rPr>
          <w:rFonts w:ascii="Times New Roman" w:hAnsi="Times New Roman"/>
          <w:sz w:val="26"/>
          <w:szCs w:val="26"/>
        </w:rPr>
      </w:pPr>
      <w:r w:rsidRPr="00A7425F">
        <w:rPr>
          <w:rFonts w:ascii="Times New Roman" w:hAnsi="Times New Roman"/>
          <w:sz w:val="26"/>
          <w:szCs w:val="26"/>
        </w:rPr>
        <w:t>Hiển thị chỉ đường trên bản đồ, cập nhật được vị trí khi nhà cung cấp di chuyển thông báo cho khách hàng</w:t>
      </w:r>
    </w:p>
    <w:p w14:paraId="3F85E12F" w14:textId="77777777" w:rsidR="003A483F" w:rsidRPr="00A7425F" w:rsidRDefault="003A483F" w:rsidP="00D162DF">
      <w:pPr>
        <w:pStyle w:val="ListParagraph"/>
        <w:numPr>
          <w:ilvl w:val="0"/>
          <w:numId w:val="29"/>
        </w:numPr>
        <w:spacing w:after="200" w:line="288" w:lineRule="auto"/>
        <w:jc w:val="both"/>
        <w:rPr>
          <w:rFonts w:ascii="Times New Roman" w:hAnsi="Times New Roman"/>
          <w:sz w:val="26"/>
          <w:szCs w:val="26"/>
        </w:rPr>
      </w:pPr>
      <w:r w:rsidRPr="00A7425F">
        <w:rPr>
          <w:rFonts w:ascii="Times New Roman" w:hAnsi="Times New Roman"/>
          <w:sz w:val="26"/>
          <w:szCs w:val="26"/>
        </w:rPr>
        <w:t>Hệ thống đảm bảo tính ổn định, chính xác, bảo mật và an toàn cao.</w:t>
      </w:r>
    </w:p>
    <w:p w14:paraId="0E1CA630" w14:textId="77777777" w:rsidR="003A483F" w:rsidRPr="00A7425F" w:rsidRDefault="003A483F" w:rsidP="00D162DF">
      <w:pPr>
        <w:pStyle w:val="ListParagraph"/>
        <w:numPr>
          <w:ilvl w:val="0"/>
          <w:numId w:val="29"/>
        </w:numPr>
        <w:spacing w:afterLines="30" w:after="72" w:line="288" w:lineRule="auto"/>
        <w:jc w:val="both"/>
        <w:rPr>
          <w:rFonts w:ascii="Times New Roman" w:hAnsi="Times New Roman"/>
          <w:sz w:val="26"/>
          <w:szCs w:val="26"/>
        </w:rPr>
      </w:pPr>
      <w:r w:rsidRPr="00A7425F">
        <w:rPr>
          <w:rFonts w:ascii="Times New Roman" w:hAnsi="Times New Roman"/>
          <w:sz w:val="26"/>
          <w:szCs w:val="26"/>
        </w:rPr>
        <w:t>Hệ thống có giao diện, đặc biệt là trên điện thoại mang tính thẩm mỹ và thân thiện, dễ sử dụng cho tất cả các đối tượng sử dụng điện thoại thông minh.</w:t>
      </w:r>
    </w:p>
    <w:p w14:paraId="2CB53A2F" w14:textId="606E055C" w:rsidR="003A483F" w:rsidRPr="00A7425F" w:rsidRDefault="003A483F" w:rsidP="00D162DF">
      <w:pPr>
        <w:pStyle w:val="ListParagraph"/>
        <w:numPr>
          <w:ilvl w:val="0"/>
          <w:numId w:val="29"/>
        </w:numPr>
        <w:spacing w:afterLines="30" w:after="72" w:line="288" w:lineRule="auto"/>
        <w:jc w:val="both"/>
        <w:rPr>
          <w:rFonts w:ascii="Times New Roman" w:hAnsi="Times New Roman"/>
          <w:sz w:val="26"/>
          <w:szCs w:val="26"/>
        </w:rPr>
      </w:pPr>
      <w:r w:rsidRPr="00A7425F">
        <w:rPr>
          <w:rFonts w:ascii="Times New Roman" w:hAnsi="Times New Roman"/>
          <w:sz w:val="26"/>
          <w:szCs w:val="26"/>
        </w:rPr>
        <w:t>Hệ thống mang tính linh hoạt cao, dễ mở rộng và đảm bảo giảm tối đa chi phí vận hành.</w:t>
      </w:r>
    </w:p>
    <w:p w14:paraId="3B2B7814" w14:textId="7E152522" w:rsidR="00DF6724" w:rsidRPr="00A7425F" w:rsidRDefault="00DF6724" w:rsidP="006F4E12">
      <w:pPr>
        <w:pStyle w:val="Heading3"/>
      </w:pPr>
      <w:bookmarkStart w:id="180" w:name="_Toc293785728"/>
      <w:r w:rsidRPr="00A7425F">
        <w:t>2.1.2</w:t>
      </w:r>
      <w:r w:rsidRPr="00A7425F">
        <w:tab/>
        <w:t>Yê</w:t>
      </w:r>
      <w:r w:rsidR="00902FCC" w:rsidRPr="00A7425F">
        <w:t>u cầu chung của hệ thống</w:t>
      </w:r>
      <w:bookmarkEnd w:id="180"/>
    </w:p>
    <w:p w14:paraId="086A2A4C" w14:textId="77777777" w:rsidR="00391B24" w:rsidRPr="00A7425F" w:rsidRDefault="00391B24" w:rsidP="00DF6724">
      <w:pPr>
        <w:rPr>
          <w:b/>
          <w:szCs w:val="26"/>
        </w:rPr>
      </w:pPr>
    </w:p>
    <w:p w14:paraId="6BE55B68" w14:textId="77777777" w:rsidR="00391B24" w:rsidRPr="00A7425F" w:rsidRDefault="00391B24" w:rsidP="00DF6724">
      <w:pPr>
        <w:rPr>
          <w:b/>
          <w:szCs w:val="26"/>
        </w:rPr>
      </w:pPr>
    </w:p>
    <w:tbl>
      <w:tblPr>
        <w:tblStyle w:val="LightList-Accent11"/>
        <w:tblW w:w="9558" w:type="dxa"/>
        <w:tblLook w:val="04A0" w:firstRow="1" w:lastRow="0" w:firstColumn="1" w:lastColumn="0" w:noHBand="0" w:noVBand="1"/>
      </w:tblPr>
      <w:tblGrid>
        <w:gridCol w:w="918"/>
        <w:gridCol w:w="8640"/>
      </w:tblGrid>
      <w:tr w:rsidR="000B16F0" w:rsidRPr="00A7425F" w14:paraId="428850B3" w14:textId="77777777" w:rsidTr="002379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14:paraId="33883326" w14:textId="5D4DAD3B" w:rsidR="00FF2C1D" w:rsidRPr="00A7425F" w:rsidRDefault="00FF2C1D" w:rsidP="00DF6724">
            <w:pPr>
              <w:rPr>
                <w:b w:val="0"/>
                <w:szCs w:val="26"/>
              </w:rPr>
            </w:pPr>
            <w:r w:rsidRPr="00A7425F">
              <w:rPr>
                <w:b w:val="0"/>
                <w:szCs w:val="26"/>
              </w:rPr>
              <w:t>STT</w:t>
            </w:r>
          </w:p>
        </w:tc>
        <w:tc>
          <w:tcPr>
            <w:tcW w:w="8640" w:type="dxa"/>
          </w:tcPr>
          <w:p w14:paraId="0B1F157F" w14:textId="57CC32E9" w:rsidR="00FF2C1D" w:rsidRPr="00A7425F" w:rsidRDefault="00FF2C1D" w:rsidP="00DF6724">
            <w:pPr>
              <w:cnfStyle w:val="100000000000" w:firstRow="1" w:lastRow="0" w:firstColumn="0" w:lastColumn="0" w:oddVBand="0" w:evenVBand="0" w:oddHBand="0" w:evenHBand="0" w:firstRowFirstColumn="0" w:firstRowLastColumn="0" w:lastRowFirstColumn="0" w:lastRowLastColumn="0"/>
              <w:rPr>
                <w:szCs w:val="26"/>
              </w:rPr>
            </w:pPr>
            <w:r w:rsidRPr="00A7425F">
              <w:rPr>
                <w:b w:val="0"/>
                <w:szCs w:val="26"/>
              </w:rPr>
              <w:t>Mô tả</w:t>
            </w:r>
          </w:p>
        </w:tc>
      </w:tr>
      <w:tr w:rsidR="002379A5" w:rsidRPr="00A7425F" w14:paraId="5032E26E" w14:textId="77777777" w:rsidTr="00237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14:paraId="028CB946" w14:textId="65D09576" w:rsidR="00FF2C1D" w:rsidRPr="00A7425F" w:rsidRDefault="00FF2C1D" w:rsidP="00DF6724">
            <w:pPr>
              <w:rPr>
                <w:b w:val="0"/>
                <w:szCs w:val="26"/>
              </w:rPr>
            </w:pPr>
            <w:r w:rsidRPr="00A7425F">
              <w:rPr>
                <w:szCs w:val="26"/>
              </w:rPr>
              <w:t>01</w:t>
            </w:r>
          </w:p>
        </w:tc>
        <w:tc>
          <w:tcPr>
            <w:tcW w:w="8640" w:type="dxa"/>
          </w:tcPr>
          <w:p w14:paraId="6BAC6887" w14:textId="2DD81893" w:rsidR="00FF2C1D" w:rsidRPr="00A7425F" w:rsidRDefault="00FF2C1D" w:rsidP="00D63DC8">
            <w:pPr>
              <w:cnfStyle w:val="000000100000" w:firstRow="0" w:lastRow="0" w:firstColumn="0" w:lastColumn="0" w:oddVBand="0" w:evenVBand="0" w:oddHBand="1" w:evenHBand="0" w:firstRowFirstColumn="0" w:firstRowLastColumn="0" w:lastRowFirstColumn="0" w:lastRowLastColumn="0"/>
              <w:rPr>
                <w:b/>
                <w:szCs w:val="26"/>
              </w:rPr>
            </w:pPr>
            <w:r w:rsidRPr="00A7425F">
              <w:rPr>
                <w:szCs w:val="26"/>
              </w:rPr>
              <w:t xml:space="preserve">Đảm bảo chạy tốt trên điện thoại di động, máy tính bảng sử dụng hệ điều hành Android </w:t>
            </w:r>
            <w:r w:rsidR="00D63DC8" w:rsidRPr="00A7425F">
              <w:rPr>
                <w:szCs w:val="26"/>
              </w:rPr>
              <w:t>4.0.0 trở lên</w:t>
            </w:r>
          </w:p>
        </w:tc>
      </w:tr>
      <w:tr w:rsidR="002379A5" w:rsidRPr="00A7425F" w14:paraId="7C824773" w14:textId="77777777" w:rsidTr="00AD3A2D">
        <w:trPr>
          <w:trHeight w:val="489"/>
        </w:trPr>
        <w:tc>
          <w:tcPr>
            <w:cnfStyle w:val="001000000000" w:firstRow="0" w:lastRow="0" w:firstColumn="1" w:lastColumn="0" w:oddVBand="0" w:evenVBand="0" w:oddHBand="0" w:evenHBand="0" w:firstRowFirstColumn="0" w:firstRowLastColumn="0" w:lastRowFirstColumn="0" w:lastRowLastColumn="0"/>
            <w:tcW w:w="918" w:type="dxa"/>
          </w:tcPr>
          <w:p w14:paraId="4B256935" w14:textId="43681D76" w:rsidR="00D63DC8" w:rsidRPr="00A7425F" w:rsidRDefault="00D63DC8" w:rsidP="00DF6724">
            <w:pPr>
              <w:rPr>
                <w:b w:val="0"/>
                <w:szCs w:val="26"/>
              </w:rPr>
            </w:pPr>
            <w:r w:rsidRPr="00A7425F">
              <w:rPr>
                <w:szCs w:val="26"/>
              </w:rPr>
              <w:t>02</w:t>
            </w:r>
          </w:p>
        </w:tc>
        <w:tc>
          <w:tcPr>
            <w:tcW w:w="8640" w:type="dxa"/>
          </w:tcPr>
          <w:p w14:paraId="7541E886" w14:textId="04624158" w:rsidR="00D63DC8" w:rsidRPr="00A7425F" w:rsidRDefault="00D63DC8" w:rsidP="00DF6724">
            <w:pPr>
              <w:cnfStyle w:val="000000000000" w:firstRow="0" w:lastRow="0" w:firstColumn="0" w:lastColumn="0" w:oddVBand="0" w:evenVBand="0" w:oddHBand="0" w:evenHBand="0" w:firstRowFirstColumn="0" w:firstRowLastColumn="0" w:lastRowFirstColumn="0" w:lastRowLastColumn="0"/>
              <w:rPr>
                <w:b/>
                <w:szCs w:val="26"/>
              </w:rPr>
            </w:pPr>
            <w:r w:rsidRPr="00A7425F">
              <w:rPr>
                <w:szCs w:val="26"/>
              </w:rPr>
              <w:t>Đảm bảo chạy tốt trên máy tính để bàn, laptop qua mọi trình duyệt web.</w:t>
            </w:r>
          </w:p>
        </w:tc>
      </w:tr>
      <w:tr w:rsidR="002379A5" w:rsidRPr="00A7425F" w14:paraId="02974BCA" w14:textId="77777777" w:rsidTr="00AD3A2D">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918" w:type="dxa"/>
          </w:tcPr>
          <w:p w14:paraId="2CFC00D6" w14:textId="1F9D8FD6" w:rsidR="00391B24" w:rsidRPr="00A7425F" w:rsidRDefault="00391B24" w:rsidP="00DF6724">
            <w:pPr>
              <w:rPr>
                <w:b w:val="0"/>
                <w:szCs w:val="26"/>
              </w:rPr>
            </w:pPr>
            <w:r w:rsidRPr="00A7425F">
              <w:rPr>
                <w:szCs w:val="26"/>
              </w:rPr>
              <w:t>03</w:t>
            </w:r>
          </w:p>
        </w:tc>
        <w:tc>
          <w:tcPr>
            <w:tcW w:w="8640" w:type="dxa"/>
          </w:tcPr>
          <w:p w14:paraId="5AB8E789" w14:textId="12034494" w:rsidR="00391B24" w:rsidRPr="00A7425F" w:rsidRDefault="00391B24" w:rsidP="00391B24">
            <w:pPr>
              <w:cnfStyle w:val="000000100000" w:firstRow="0" w:lastRow="0" w:firstColumn="0" w:lastColumn="0" w:oddVBand="0" w:evenVBand="0" w:oddHBand="1" w:evenHBand="0" w:firstRowFirstColumn="0" w:firstRowLastColumn="0" w:lastRowFirstColumn="0" w:lastRowLastColumn="0"/>
              <w:rPr>
                <w:b/>
                <w:szCs w:val="26"/>
              </w:rPr>
            </w:pPr>
            <w:r w:rsidRPr="00A7425F">
              <w:rPr>
                <w:szCs w:val="26"/>
              </w:rPr>
              <w:t>Điện thoại phải được kết nối wifi  hoặc 3G của bất kì nhà cung cấp dịch vụ nào.</w:t>
            </w:r>
          </w:p>
        </w:tc>
      </w:tr>
      <w:tr w:rsidR="002379A5" w:rsidRPr="00A7425F" w14:paraId="67483F69" w14:textId="77777777" w:rsidTr="00AD3A2D">
        <w:trPr>
          <w:trHeight w:val="615"/>
        </w:trPr>
        <w:tc>
          <w:tcPr>
            <w:cnfStyle w:val="001000000000" w:firstRow="0" w:lastRow="0" w:firstColumn="1" w:lastColumn="0" w:oddVBand="0" w:evenVBand="0" w:oddHBand="0" w:evenHBand="0" w:firstRowFirstColumn="0" w:firstRowLastColumn="0" w:lastRowFirstColumn="0" w:lastRowLastColumn="0"/>
            <w:tcW w:w="918" w:type="dxa"/>
          </w:tcPr>
          <w:p w14:paraId="01432FC5" w14:textId="76EA61FC" w:rsidR="00391B24" w:rsidRPr="00A7425F" w:rsidRDefault="00391B24" w:rsidP="00DF6724">
            <w:pPr>
              <w:rPr>
                <w:b w:val="0"/>
                <w:szCs w:val="26"/>
              </w:rPr>
            </w:pPr>
            <w:r w:rsidRPr="00A7425F">
              <w:rPr>
                <w:szCs w:val="26"/>
              </w:rPr>
              <w:t>04</w:t>
            </w:r>
          </w:p>
        </w:tc>
        <w:tc>
          <w:tcPr>
            <w:tcW w:w="8640" w:type="dxa"/>
          </w:tcPr>
          <w:p w14:paraId="098C5291" w14:textId="45A5E5B5" w:rsidR="00391B24" w:rsidRPr="00A7425F" w:rsidRDefault="00391B24" w:rsidP="00DF6724">
            <w:pPr>
              <w:cnfStyle w:val="000000000000" w:firstRow="0" w:lastRow="0" w:firstColumn="0" w:lastColumn="0" w:oddVBand="0" w:evenVBand="0" w:oddHBand="0" w:evenHBand="0" w:firstRowFirstColumn="0" w:firstRowLastColumn="0" w:lastRowFirstColumn="0" w:lastRowLastColumn="0"/>
              <w:rPr>
                <w:b/>
                <w:szCs w:val="26"/>
              </w:rPr>
            </w:pPr>
            <w:r w:rsidRPr="00A7425F">
              <w:rPr>
                <w:szCs w:val="26"/>
              </w:rPr>
              <w:t>Máy tính phải được kết nối mạng wifi, mạng ethernet hoặc mạng 3G.</w:t>
            </w:r>
          </w:p>
        </w:tc>
      </w:tr>
      <w:tr w:rsidR="002379A5" w:rsidRPr="00A7425F" w14:paraId="21FC0B64" w14:textId="77777777" w:rsidTr="00AD3A2D">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918" w:type="dxa"/>
          </w:tcPr>
          <w:p w14:paraId="59B59BCE" w14:textId="4C2F977F" w:rsidR="00391B24" w:rsidRPr="00A7425F" w:rsidRDefault="00391B24" w:rsidP="00DF6724">
            <w:pPr>
              <w:rPr>
                <w:b w:val="0"/>
                <w:szCs w:val="26"/>
              </w:rPr>
            </w:pPr>
            <w:r w:rsidRPr="00A7425F">
              <w:rPr>
                <w:szCs w:val="26"/>
              </w:rPr>
              <w:lastRenderedPageBreak/>
              <w:t>05</w:t>
            </w:r>
          </w:p>
        </w:tc>
        <w:tc>
          <w:tcPr>
            <w:tcW w:w="8640" w:type="dxa"/>
          </w:tcPr>
          <w:p w14:paraId="27271923" w14:textId="4DD643B1" w:rsidR="00391B24" w:rsidRPr="00A7425F" w:rsidRDefault="00391B24" w:rsidP="00DF6724">
            <w:pPr>
              <w:cnfStyle w:val="000000100000" w:firstRow="0" w:lastRow="0" w:firstColumn="0" w:lastColumn="0" w:oddVBand="0" w:evenVBand="0" w:oddHBand="1" w:evenHBand="0" w:firstRowFirstColumn="0" w:firstRowLastColumn="0" w:lastRowFirstColumn="0" w:lastRowLastColumn="0"/>
              <w:rPr>
                <w:b/>
                <w:szCs w:val="26"/>
              </w:rPr>
            </w:pPr>
            <w:r w:rsidRPr="00A7425F">
              <w:rPr>
                <w:szCs w:val="26"/>
              </w:rPr>
              <w:t>Ngôn ngữ lập trình được sử dụng là Java, JavaScript, XML, HTML, CSS …</w:t>
            </w:r>
          </w:p>
        </w:tc>
      </w:tr>
    </w:tbl>
    <w:p w14:paraId="7AAF2086" w14:textId="77777777" w:rsidR="00273D0A" w:rsidRPr="00A7425F" w:rsidRDefault="00273D0A" w:rsidP="00A75D9C">
      <w:pPr>
        <w:rPr>
          <w:b/>
          <w:szCs w:val="26"/>
        </w:rPr>
      </w:pPr>
    </w:p>
    <w:p w14:paraId="77D0911C" w14:textId="590961E5" w:rsidR="00FF2C1D" w:rsidRPr="003A422E" w:rsidRDefault="003A422E" w:rsidP="00273D0A">
      <w:pPr>
        <w:jc w:val="center"/>
        <w:rPr>
          <w:b/>
          <w:i/>
          <w:szCs w:val="26"/>
        </w:rPr>
      </w:pPr>
      <w:r w:rsidRPr="003A422E">
        <w:rPr>
          <w:b/>
          <w:i/>
          <w:szCs w:val="26"/>
        </w:rPr>
        <w:t>Bảng 4 -</w:t>
      </w:r>
      <w:r w:rsidR="00273D0A" w:rsidRPr="003A422E">
        <w:rPr>
          <w:b/>
          <w:i/>
          <w:szCs w:val="26"/>
        </w:rPr>
        <w:t xml:space="preserve"> Yêu cầu chung của hệ thống</w:t>
      </w:r>
    </w:p>
    <w:p w14:paraId="329B8AA8" w14:textId="77777777" w:rsidR="00A75D9C" w:rsidRPr="00A7425F" w:rsidRDefault="00A75D9C" w:rsidP="00273D0A">
      <w:pPr>
        <w:jc w:val="center"/>
        <w:rPr>
          <w:b/>
          <w:szCs w:val="26"/>
        </w:rPr>
      </w:pPr>
    </w:p>
    <w:p w14:paraId="6F6450EA" w14:textId="35D1A3AE" w:rsidR="00DF6724" w:rsidRPr="00A7425F" w:rsidRDefault="00C8749B" w:rsidP="00456E51">
      <w:pPr>
        <w:pStyle w:val="Heading3"/>
      </w:pPr>
      <w:bookmarkStart w:id="181" w:name="_Toc293785729"/>
      <w:bookmarkStart w:id="182" w:name="_Toc262138446"/>
      <w:bookmarkStart w:id="183" w:name="_Toc388288941"/>
      <w:r w:rsidRPr="00A7425F">
        <w:t>2.2</w:t>
      </w:r>
      <w:r w:rsidR="00DF6724" w:rsidRPr="00A7425F">
        <w:t xml:space="preserve">.3 </w:t>
      </w:r>
      <w:r w:rsidR="00DF6724" w:rsidRPr="00A7425F">
        <w:tab/>
        <w:t>Sơ đồ tổng quan của hệ thống</w:t>
      </w:r>
      <w:bookmarkEnd w:id="181"/>
    </w:p>
    <w:p w14:paraId="2C2E28B8" w14:textId="1B87C009" w:rsidR="00C8749B" w:rsidRPr="00A7425F" w:rsidRDefault="00A75D9C" w:rsidP="00DF6724">
      <w:pPr>
        <w:spacing w:line="276" w:lineRule="auto"/>
        <w:rPr>
          <w:szCs w:val="26"/>
          <w:lang w:val="vi-VN"/>
        </w:rPr>
      </w:pPr>
      <w:r w:rsidRPr="00A7425F">
        <w:rPr>
          <w:noProof/>
          <w:color w:val="FF0000"/>
          <w:szCs w:val="26"/>
        </w:rPr>
        <w:drawing>
          <wp:inline distT="0" distB="0" distL="0" distR="0" wp14:anchorId="114B0654" wp14:editId="41DECED8">
            <wp:extent cx="5710653" cy="7419340"/>
            <wp:effectExtent l="0" t="0" r="4445" b="0"/>
            <wp:docPr id="28" name="Picture 13" descr="C:\Users\YenHH\Desktop\Tổng quan hệ th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enHH\Desktop\Tổng quan hệ thố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0653" cy="7419340"/>
                    </a:xfrm>
                    <a:prstGeom prst="rect">
                      <a:avLst/>
                    </a:prstGeom>
                    <a:noFill/>
                    <a:ln>
                      <a:noFill/>
                    </a:ln>
                  </pic:spPr>
                </pic:pic>
              </a:graphicData>
            </a:graphic>
          </wp:inline>
        </w:drawing>
      </w:r>
    </w:p>
    <w:p w14:paraId="1DD5B32D" w14:textId="4F48B3DB" w:rsidR="00C8749B" w:rsidRPr="00954320" w:rsidRDefault="00954320" w:rsidP="008A5B4C">
      <w:pPr>
        <w:pStyle w:val="StyleAnh"/>
      </w:pPr>
      <w:bookmarkStart w:id="184" w:name="_Toc293781267"/>
      <w:r w:rsidRPr="00954320">
        <w:lastRenderedPageBreak/>
        <w:t xml:space="preserve">Hình 9 - </w:t>
      </w:r>
      <w:r w:rsidR="00A75D9C" w:rsidRPr="00954320">
        <w:t xml:space="preserve"> Sơ đồ tổng quan</w:t>
      </w:r>
      <w:bookmarkEnd w:id="184"/>
    </w:p>
    <w:p w14:paraId="5C347E68" w14:textId="77777777" w:rsidR="00273D0A" w:rsidRPr="00A7425F" w:rsidRDefault="00273D0A" w:rsidP="00DF6724">
      <w:pPr>
        <w:spacing w:line="276" w:lineRule="auto"/>
        <w:rPr>
          <w:b/>
          <w:szCs w:val="26"/>
          <w:lang w:val="vi-VN"/>
        </w:rPr>
      </w:pPr>
    </w:p>
    <w:p w14:paraId="5EA8815B" w14:textId="510C1FEB" w:rsidR="00D74378" w:rsidRPr="00A7425F" w:rsidRDefault="00E15C6B" w:rsidP="00202000">
      <w:pPr>
        <w:pStyle w:val="Heading2"/>
      </w:pPr>
      <w:bookmarkStart w:id="185" w:name="_Toc262198038"/>
      <w:bookmarkStart w:id="186" w:name="_Toc263056550"/>
      <w:bookmarkStart w:id="187" w:name="_Toc293785730"/>
      <w:r w:rsidRPr="00A7425F">
        <w:t>2</w:t>
      </w:r>
      <w:r w:rsidR="00C8749B" w:rsidRPr="00A7425F">
        <w:t>.3</w:t>
      </w:r>
      <w:r w:rsidR="003F44CB" w:rsidRPr="00A7425F">
        <w:t xml:space="preserve">. </w:t>
      </w:r>
      <w:r w:rsidR="00D74378" w:rsidRPr="00A7425F">
        <w:t>Thiết kế chương trình</w:t>
      </w:r>
      <w:bookmarkEnd w:id="182"/>
      <w:bookmarkEnd w:id="183"/>
      <w:bookmarkEnd w:id="185"/>
      <w:bookmarkEnd w:id="186"/>
      <w:bookmarkEnd w:id="187"/>
    </w:p>
    <w:p w14:paraId="01776837" w14:textId="7E11A8DD" w:rsidR="003F44CB" w:rsidRPr="00233C34" w:rsidRDefault="00E15C6B" w:rsidP="00233C34">
      <w:pPr>
        <w:pStyle w:val="Heading3"/>
      </w:pPr>
      <w:bookmarkStart w:id="188" w:name="_Toc262138447"/>
      <w:bookmarkStart w:id="189" w:name="_Toc388288942"/>
      <w:bookmarkStart w:id="190" w:name="_Toc262198039"/>
      <w:bookmarkStart w:id="191" w:name="_Toc263056551"/>
      <w:bookmarkStart w:id="192" w:name="_Toc293773514"/>
      <w:bookmarkStart w:id="193" w:name="_Toc293784705"/>
      <w:bookmarkStart w:id="194" w:name="_Toc293785731"/>
      <w:r w:rsidRPr="00233C34">
        <w:t>2</w:t>
      </w:r>
      <w:r w:rsidR="00D74378" w:rsidRPr="00233C34">
        <w:t>.</w:t>
      </w:r>
      <w:r w:rsidR="00C8749B" w:rsidRPr="00233C34">
        <w:t>3</w:t>
      </w:r>
      <w:r w:rsidR="00D74378" w:rsidRPr="00233C34">
        <w:t>.</w:t>
      </w:r>
      <w:r w:rsidR="002D490D" w:rsidRPr="00233C34">
        <w:t>1.</w:t>
      </w:r>
      <w:r w:rsidR="00990BFB" w:rsidRPr="00233C34">
        <w:t>Phân tích chức năng và biểu đồ UseC</w:t>
      </w:r>
      <w:r w:rsidR="003F44CB" w:rsidRPr="00233C34">
        <w:t>ase của hệ thống</w:t>
      </w:r>
      <w:bookmarkEnd w:id="188"/>
      <w:bookmarkEnd w:id="189"/>
      <w:bookmarkEnd w:id="190"/>
      <w:bookmarkEnd w:id="191"/>
      <w:bookmarkEnd w:id="192"/>
      <w:bookmarkEnd w:id="193"/>
      <w:bookmarkEnd w:id="194"/>
    </w:p>
    <w:p w14:paraId="547D33EB" w14:textId="1B5405D6" w:rsidR="000D7DC3" w:rsidRPr="00A7425F" w:rsidRDefault="000D7DC3" w:rsidP="007E73BE">
      <w:pPr>
        <w:pStyle w:val="Caption"/>
        <w:spacing w:line="276" w:lineRule="auto"/>
      </w:pPr>
      <w:bookmarkStart w:id="195" w:name="_Toc388220217"/>
      <w:bookmarkStart w:id="196" w:name="_Toc389063317"/>
      <w:r w:rsidRPr="00A7425F">
        <w:rPr>
          <w:noProof/>
        </w:rPr>
        <w:drawing>
          <wp:inline distT="0" distB="0" distL="0" distR="0" wp14:anchorId="4EA912FA" wp14:editId="2A507EE8">
            <wp:extent cx="5576570" cy="4281366"/>
            <wp:effectExtent l="0" t="0" r="11430" b="11430"/>
            <wp:docPr id="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76570" cy="4281366"/>
                    </a:xfrm>
                    <a:prstGeom prst="rect">
                      <a:avLst/>
                    </a:prstGeom>
                    <a:noFill/>
                    <a:ln>
                      <a:noFill/>
                    </a:ln>
                  </pic:spPr>
                </pic:pic>
              </a:graphicData>
            </a:graphic>
          </wp:inline>
        </w:drawing>
      </w:r>
    </w:p>
    <w:p w14:paraId="710BF193" w14:textId="345ACF18" w:rsidR="00626EDD" w:rsidRPr="00CE0C7A" w:rsidRDefault="003F44CB" w:rsidP="008A5B4C">
      <w:pPr>
        <w:pStyle w:val="StyleAnh"/>
      </w:pPr>
      <w:bookmarkStart w:id="197" w:name="_Toc293781268"/>
      <w:r w:rsidRPr="00CE0C7A">
        <w:lastRenderedPageBreak/>
        <w:t xml:space="preserve">Hình </w:t>
      </w:r>
      <w:r w:rsidR="00175ACD" w:rsidRPr="00CE0C7A">
        <w:t>10</w:t>
      </w:r>
      <w:r w:rsidR="00242FD3" w:rsidRPr="00CE0C7A">
        <w:t xml:space="preserve"> </w:t>
      </w:r>
      <w:r w:rsidR="00990BFB" w:rsidRPr="00CE0C7A">
        <w:t>- UseC</w:t>
      </w:r>
      <w:r w:rsidRPr="00CE0C7A">
        <w:t xml:space="preserve">ase </w:t>
      </w:r>
      <w:bookmarkEnd w:id="195"/>
      <w:bookmarkEnd w:id="196"/>
      <w:r w:rsidR="000D7DC3" w:rsidRPr="00CE0C7A">
        <w:t>Tổng quát</w:t>
      </w:r>
      <w:bookmarkEnd w:id="197"/>
    </w:p>
    <w:p w14:paraId="723F8F48" w14:textId="31392F93" w:rsidR="00990BFB" w:rsidRPr="00A7425F" w:rsidRDefault="00C8749B" w:rsidP="00233C34">
      <w:pPr>
        <w:pStyle w:val="Heading4"/>
        <w:spacing w:line="276" w:lineRule="auto"/>
        <w:ind w:firstLine="720"/>
        <w:rPr>
          <w:szCs w:val="26"/>
        </w:rPr>
      </w:pPr>
      <w:bookmarkStart w:id="198" w:name="_Toc262138448"/>
      <w:bookmarkStart w:id="199" w:name="_Toc388288943"/>
      <w:bookmarkStart w:id="200" w:name="_Toc262198040"/>
      <w:r w:rsidRPr="00A7425F">
        <w:rPr>
          <w:szCs w:val="26"/>
        </w:rPr>
        <w:t>2.3</w:t>
      </w:r>
      <w:r w:rsidR="00CF7083" w:rsidRPr="00A7425F">
        <w:rPr>
          <w:szCs w:val="26"/>
        </w:rPr>
        <w:t>.1.1</w:t>
      </w:r>
      <w:r w:rsidR="001F2920" w:rsidRPr="00A7425F">
        <w:rPr>
          <w:szCs w:val="26"/>
        </w:rPr>
        <w:t>.</w:t>
      </w:r>
      <w:r w:rsidR="00990BFB" w:rsidRPr="00A7425F">
        <w:rPr>
          <w:szCs w:val="26"/>
        </w:rPr>
        <w:t xml:space="preserve"> </w:t>
      </w:r>
      <w:bookmarkEnd w:id="198"/>
      <w:bookmarkEnd w:id="199"/>
      <w:bookmarkEnd w:id="200"/>
      <w:r w:rsidR="000D7DC3" w:rsidRPr="00A7425F">
        <w:rPr>
          <w:szCs w:val="26"/>
        </w:rPr>
        <w:t>Quản lý tài khoản</w:t>
      </w:r>
    </w:p>
    <w:p w14:paraId="0B68B92B" w14:textId="6CFBA215" w:rsidR="00990BFB" w:rsidRPr="00A7425F" w:rsidRDefault="00F56D1C" w:rsidP="007E73BE">
      <w:pPr>
        <w:spacing w:line="276" w:lineRule="auto"/>
        <w:rPr>
          <w:szCs w:val="26"/>
        </w:rPr>
      </w:pPr>
      <w:r w:rsidRPr="00A7425F">
        <w:rPr>
          <w:noProof/>
          <w:szCs w:val="26"/>
        </w:rPr>
        <w:drawing>
          <wp:inline distT="0" distB="0" distL="0" distR="0" wp14:anchorId="31D2F89E" wp14:editId="21F3F6A5">
            <wp:extent cx="5576570" cy="3583462"/>
            <wp:effectExtent l="0" t="0" r="11430" b="0"/>
            <wp:docPr id="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76570" cy="3583462"/>
                    </a:xfrm>
                    <a:prstGeom prst="rect">
                      <a:avLst/>
                    </a:prstGeom>
                    <a:noFill/>
                    <a:ln>
                      <a:noFill/>
                    </a:ln>
                  </pic:spPr>
                </pic:pic>
              </a:graphicData>
            </a:graphic>
          </wp:inline>
        </w:drawing>
      </w:r>
    </w:p>
    <w:p w14:paraId="4B944B69" w14:textId="20CD36FE" w:rsidR="005177BC" w:rsidRPr="00A7425F" w:rsidRDefault="005177BC" w:rsidP="007E73BE">
      <w:pPr>
        <w:spacing w:line="276" w:lineRule="auto"/>
        <w:jc w:val="center"/>
        <w:rPr>
          <w:szCs w:val="26"/>
        </w:rPr>
      </w:pPr>
    </w:p>
    <w:p w14:paraId="131DDC1B" w14:textId="671627D3" w:rsidR="00990BFB" w:rsidRPr="000F6F3B" w:rsidRDefault="00990BFB" w:rsidP="008A5B4C">
      <w:pPr>
        <w:pStyle w:val="StyleAnh"/>
      </w:pPr>
      <w:bookmarkStart w:id="201" w:name="_Toc388220218"/>
      <w:bookmarkStart w:id="202" w:name="_Toc389063318"/>
      <w:bookmarkStart w:id="203" w:name="_Toc293781269"/>
      <w:r w:rsidRPr="000F6F3B">
        <w:t xml:space="preserve">Hình </w:t>
      </w:r>
      <w:r w:rsidR="008E2E4E" w:rsidRPr="000F6F3B">
        <w:t>11</w:t>
      </w:r>
      <w:r w:rsidR="00242FD3" w:rsidRPr="000F6F3B">
        <w:t xml:space="preserve"> </w:t>
      </w:r>
      <w:r w:rsidRPr="000F6F3B">
        <w:t xml:space="preserve">- UseCase </w:t>
      </w:r>
      <w:bookmarkEnd w:id="201"/>
      <w:bookmarkEnd w:id="202"/>
      <w:r w:rsidR="00F56D1C" w:rsidRPr="000F6F3B">
        <w:t>quản lý tài khoản</w:t>
      </w:r>
      <w:bookmarkEnd w:id="203"/>
    </w:p>
    <w:p w14:paraId="7B91ACEE" w14:textId="77777777" w:rsidR="00255F7A" w:rsidRPr="00A7425F" w:rsidRDefault="00255F7A" w:rsidP="007E73BE">
      <w:pPr>
        <w:spacing w:line="276" w:lineRule="auto"/>
        <w:rPr>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6623"/>
      </w:tblGrid>
      <w:tr w:rsidR="00990BFB" w:rsidRPr="00A7425F" w14:paraId="6F90807C" w14:textId="77777777" w:rsidTr="001127EC">
        <w:tc>
          <w:tcPr>
            <w:tcW w:w="2376" w:type="dxa"/>
          </w:tcPr>
          <w:p w14:paraId="1EA41E59" w14:textId="77777777" w:rsidR="00990BFB" w:rsidRPr="00A7425F" w:rsidRDefault="00990BFB" w:rsidP="007E73BE">
            <w:pPr>
              <w:spacing w:line="276" w:lineRule="auto"/>
              <w:jc w:val="both"/>
              <w:rPr>
                <w:szCs w:val="26"/>
              </w:rPr>
            </w:pPr>
            <w:r w:rsidRPr="00A7425F">
              <w:rPr>
                <w:szCs w:val="26"/>
              </w:rPr>
              <w:t>Tên UseCase</w:t>
            </w:r>
          </w:p>
        </w:tc>
        <w:tc>
          <w:tcPr>
            <w:tcW w:w="6628" w:type="dxa"/>
          </w:tcPr>
          <w:p w14:paraId="192D07CA" w14:textId="4B63CBC7" w:rsidR="00990BFB" w:rsidRPr="00A7425F" w:rsidRDefault="00F56D1C" w:rsidP="007E73BE">
            <w:pPr>
              <w:spacing w:line="276" w:lineRule="auto"/>
              <w:jc w:val="both"/>
              <w:rPr>
                <w:szCs w:val="26"/>
              </w:rPr>
            </w:pPr>
            <w:r w:rsidRPr="00A7425F">
              <w:rPr>
                <w:b/>
                <w:szCs w:val="26"/>
              </w:rPr>
              <w:t>Quản lý tài khoản</w:t>
            </w:r>
          </w:p>
        </w:tc>
      </w:tr>
      <w:tr w:rsidR="00990BFB" w:rsidRPr="00A7425F" w14:paraId="54F075A4" w14:textId="77777777" w:rsidTr="001127EC">
        <w:tc>
          <w:tcPr>
            <w:tcW w:w="2376" w:type="dxa"/>
          </w:tcPr>
          <w:p w14:paraId="159E066B" w14:textId="77777777" w:rsidR="00990BFB" w:rsidRPr="00A7425F" w:rsidRDefault="00990BFB" w:rsidP="007E73BE">
            <w:pPr>
              <w:spacing w:line="276" w:lineRule="auto"/>
              <w:jc w:val="both"/>
              <w:rPr>
                <w:szCs w:val="26"/>
              </w:rPr>
            </w:pPr>
            <w:r w:rsidRPr="00A7425F">
              <w:rPr>
                <w:szCs w:val="26"/>
              </w:rPr>
              <w:t>Actor</w:t>
            </w:r>
          </w:p>
        </w:tc>
        <w:tc>
          <w:tcPr>
            <w:tcW w:w="6628" w:type="dxa"/>
          </w:tcPr>
          <w:p w14:paraId="6A68E39A" w14:textId="77777777" w:rsidR="00990BFB" w:rsidRPr="00A7425F" w:rsidRDefault="00990BFB" w:rsidP="007E73BE">
            <w:pPr>
              <w:spacing w:line="276" w:lineRule="auto"/>
              <w:jc w:val="both"/>
              <w:rPr>
                <w:szCs w:val="26"/>
              </w:rPr>
            </w:pPr>
            <w:r w:rsidRPr="00A7425F">
              <w:rPr>
                <w:szCs w:val="26"/>
              </w:rPr>
              <w:t>Người sử dụng</w:t>
            </w:r>
          </w:p>
        </w:tc>
      </w:tr>
      <w:tr w:rsidR="00990BFB" w:rsidRPr="00A7425F" w14:paraId="5A20BFD1" w14:textId="77777777" w:rsidTr="001127EC">
        <w:tc>
          <w:tcPr>
            <w:tcW w:w="2376" w:type="dxa"/>
          </w:tcPr>
          <w:p w14:paraId="27DE0798" w14:textId="77777777" w:rsidR="00990BFB" w:rsidRPr="00A7425F" w:rsidRDefault="00990BFB" w:rsidP="007E73BE">
            <w:pPr>
              <w:spacing w:line="276" w:lineRule="auto"/>
              <w:jc w:val="both"/>
              <w:rPr>
                <w:szCs w:val="26"/>
              </w:rPr>
            </w:pPr>
            <w:r w:rsidRPr="00A7425F">
              <w:rPr>
                <w:szCs w:val="26"/>
              </w:rPr>
              <w:t>Dòng sự kiện chính</w:t>
            </w:r>
          </w:p>
        </w:tc>
        <w:tc>
          <w:tcPr>
            <w:tcW w:w="6628" w:type="dxa"/>
          </w:tcPr>
          <w:p w14:paraId="0BD62518" w14:textId="314DB3C7" w:rsidR="00990BFB" w:rsidRPr="00A7425F" w:rsidRDefault="00990BFB" w:rsidP="00F56D1C">
            <w:pPr>
              <w:numPr>
                <w:ilvl w:val="0"/>
                <w:numId w:val="2"/>
              </w:numPr>
              <w:spacing w:line="276" w:lineRule="auto"/>
              <w:jc w:val="both"/>
              <w:rPr>
                <w:szCs w:val="26"/>
              </w:rPr>
            </w:pPr>
            <w:r w:rsidRPr="00A7425F">
              <w:rPr>
                <w:szCs w:val="26"/>
              </w:rPr>
              <w:t xml:space="preserve">Người sử dụng lựa chọn </w:t>
            </w:r>
            <w:r w:rsidR="00F56D1C" w:rsidRPr="00A7425F">
              <w:rPr>
                <w:szCs w:val="26"/>
              </w:rPr>
              <w:t>thay đổi mật khẩu</w:t>
            </w:r>
          </w:p>
          <w:p w14:paraId="3159B926" w14:textId="0158225F" w:rsidR="00C26390" w:rsidRPr="00A7425F" w:rsidRDefault="00F56D1C" w:rsidP="00F56D1C">
            <w:pPr>
              <w:numPr>
                <w:ilvl w:val="0"/>
                <w:numId w:val="2"/>
              </w:numPr>
              <w:spacing w:line="276" w:lineRule="auto"/>
              <w:jc w:val="both"/>
              <w:rPr>
                <w:szCs w:val="26"/>
              </w:rPr>
            </w:pPr>
            <w:r w:rsidRPr="00A7425F">
              <w:rPr>
                <w:szCs w:val="26"/>
              </w:rPr>
              <w:t>Người sử dụng lựa chọn đăng xuất</w:t>
            </w:r>
          </w:p>
        </w:tc>
      </w:tr>
      <w:tr w:rsidR="00990BFB" w:rsidRPr="00A7425F" w14:paraId="78CAB76B" w14:textId="77777777" w:rsidTr="001127EC">
        <w:tc>
          <w:tcPr>
            <w:tcW w:w="2376" w:type="dxa"/>
          </w:tcPr>
          <w:p w14:paraId="356BAD09" w14:textId="77777777" w:rsidR="00990BFB" w:rsidRPr="00A7425F" w:rsidRDefault="00990BFB" w:rsidP="007E73BE">
            <w:pPr>
              <w:spacing w:line="276" w:lineRule="auto"/>
              <w:jc w:val="both"/>
              <w:rPr>
                <w:szCs w:val="26"/>
              </w:rPr>
            </w:pPr>
            <w:r w:rsidRPr="00A7425F">
              <w:rPr>
                <w:szCs w:val="26"/>
              </w:rPr>
              <w:t>Dòng sự kiện phụ</w:t>
            </w:r>
          </w:p>
        </w:tc>
        <w:tc>
          <w:tcPr>
            <w:tcW w:w="6628" w:type="dxa"/>
          </w:tcPr>
          <w:p w14:paraId="0F097498" w14:textId="48B9FE90" w:rsidR="00990BFB" w:rsidRPr="00A7425F" w:rsidRDefault="002852C7" w:rsidP="00E23EC4">
            <w:pPr>
              <w:numPr>
                <w:ilvl w:val="0"/>
                <w:numId w:val="3"/>
              </w:numPr>
              <w:spacing w:line="276" w:lineRule="auto"/>
              <w:jc w:val="both"/>
              <w:rPr>
                <w:szCs w:val="26"/>
              </w:rPr>
            </w:pPr>
            <w:r w:rsidRPr="00A7425F">
              <w:rPr>
                <w:szCs w:val="26"/>
              </w:rPr>
              <w:t>Phẩn mềm đưa ra phần thiết lập mật khẩu người sử dụng phải điền đầy đủ thông tin rùi có thể ấn thay đổi hoặc không.</w:t>
            </w:r>
          </w:p>
        </w:tc>
      </w:tr>
    </w:tbl>
    <w:p w14:paraId="13EB79A9" w14:textId="4D47A521" w:rsidR="00990BFB" w:rsidRPr="00080723" w:rsidRDefault="00EE5AB1" w:rsidP="007E73BE">
      <w:pPr>
        <w:pStyle w:val="Caption"/>
        <w:spacing w:line="276" w:lineRule="auto"/>
        <w:rPr>
          <w:b/>
        </w:rPr>
      </w:pPr>
      <w:bookmarkStart w:id="204" w:name="_Toc389063346"/>
      <w:r w:rsidRPr="00080723">
        <w:rPr>
          <w:b/>
        </w:rPr>
        <w:t xml:space="preserve">Bảng </w:t>
      </w:r>
      <w:r w:rsidR="00080723" w:rsidRPr="00080723">
        <w:rPr>
          <w:b/>
        </w:rPr>
        <w:t xml:space="preserve">5 </w:t>
      </w:r>
      <w:r w:rsidR="00F61250" w:rsidRPr="00080723">
        <w:rPr>
          <w:b/>
        </w:rPr>
        <w:t xml:space="preserve">- </w:t>
      </w:r>
      <w:r w:rsidRPr="00080723">
        <w:rPr>
          <w:b/>
        </w:rPr>
        <w:t>Mô tả UseCase</w:t>
      </w:r>
      <w:bookmarkEnd w:id="204"/>
      <w:r w:rsidR="00F56D1C" w:rsidRPr="00080723">
        <w:rPr>
          <w:b/>
        </w:rPr>
        <w:t xml:space="preserve"> quản lý tài khoản</w:t>
      </w:r>
    </w:p>
    <w:p w14:paraId="4BA7108D" w14:textId="0F768617" w:rsidR="00990BFB" w:rsidRPr="00A7425F" w:rsidRDefault="00C8749B" w:rsidP="003C7CBC">
      <w:pPr>
        <w:pStyle w:val="Heading4"/>
        <w:spacing w:line="276" w:lineRule="auto"/>
        <w:ind w:firstLine="720"/>
        <w:rPr>
          <w:szCs w:val="26"/>
        </w:rPr>
      </w:pPr>
      <w:bookmarkStart w:id="205" w:name="_Toc262138449"/>
      <w:bookmarkStart w:id="206" w:name="_Toc388288944"/>
      <w:bookmarkStart w:id="207" w:name="_Toc262198041"/>
      <w:r w:rsidRPr="00A7425F">
        <w:rPr>
          <w:szCs w:val="26"/>
        </w:rPr>
        <w:t>2.3</w:t>
      </w:r>
      <w:r w:rsidR="00CF7083" w:rsidRPr="00A7425F">
        <w:rPr>
          <w:szCs w:val="26"/>
        </w:rPr>
        <w:t>.1.2</w:t>
      </w:r>
      <w:r w:rsidR="001F2920" w:rsidRPr="00A7425F">
        <w:rPr>
          <w:szCs w:val="26"/>
        </w:rPr>
        <w:t>.</w:t>
      </w:r>
      <w:r w:rsidR="00990BFB" w:rsidRPr="00A7425F">
        <w:rPr>
          <w:szCs w:val="26"/>
        </w:rPr>
        <w:t xml:space="preserve"> </w:t>
      </w:r>
      <w:bookmarkEnd w:id="205"/>
      <w:bookmarkEnd w:id="206"/>
      <w:bookmarkEnd w:id="207"/>
      <w:r w:rsidR="0081753D" w:rsidRPr="00A7425F">
        <w:rPr>
          <w:szCs w:val="26"/>
        </w:rPr>
        <w:t>Quản lý sản phẩm</w:t>
      </w:r>
    </w:p>
    <w:p w14:paraId="6332C7FD" w14:textId="77777777" w:rsidR="004C4F5B" w:rsidRPr="00A7425F" w:rsidRDefault="004C4F5B" w:rsidP="007E73BE">
      <w:pPr>
        <w:spacing w:line="276" w:lineRule="auto"/>
        <w:rPr>
          <w:szCs w:val="26"/>
        </w:rPr>
      </w:pPr>
    </w:p>
    <w:p w14:paraId="2E2F1BCA" w14:textId="42A868F4" w:rsidR="005177BC" w:rsidRPr="00A7425F" w:rsidRDefault="001C3C86" w:rsidP="007E73BE">
      <w:pPr>
        <w:spacing w:line="276" w:lineRule="auto"/>
        <w:jc w:val="center"/>
        <w:rPr>
          <w:szCs w:val="26"/>
        </w:rPr>
      </w:pPr>
      <w:r w:rsidRPr="00A7425F">
        <w:rPr>
          <w:noProof/>
          <w:szCs w:val="26"/>
        </w:rPr>
        <w:lastRenderedPageBreak/>
        <w:drawing>
          <wp:inline distT="0" distB="0" distL="0" distR="0" wp14:anchorId="03759598" wp14:editId="65C69BDA">
            <wp:extent cx="5576570" cy="2531209"/>
            <wp:effectExtent l="0" t="0" r="11430" b="8890"/>
            <wp:docPr id="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576570" cy="2531209"/>
                    </a:xfrm>
                    <a:prstGeom prst="rect">
                      <a:avLst/>
                    </a:prstGeom>
                    <a:noFill/>
                    <a:ln>
                      <a:noFill/>
                    </a:ln>
                  </pic:spPr>
                </pic:pic>
              </a:graphicData>
            </a:graphic>
          </wp:inline>
        </w:drawing>
      </w:r>
    </w:p>
    <w:p w14:paraId="6049D6EB" w14:textId="26B50EF8" w:rsidR="004C4F5B" w:rsidRPr="00366576" w:rsidRDefault="00990BFB" w:rsidP="008A5B4C">
      <w:pPr>
        <w:pStyle w:val="StyleAnh"/>
      </w:pPr>
      <w:bookmarkStart w:id="208" w:name="_Toc388220219"/>
      <w:bookmarkStart w:id="209" w:name="_Toc389063319"/>
      <w:bookmarkStart w:id="210" w:name="_Toc293781270"/>
      <w:r w:rsidRPr="00366576">
        <w:t xml:space="preserve">Hình </w:t>
      </w:r>
      <w:r w:rsidR="00E91A6E" w:rsidRPr="00366576">
        <w:t>12</w:t>
      </w:r>
      <w:r w:rsidR="00242FD3" w:rsidRPr="00366576">
        <w:t xml:space="preserve"> </w:t>
      </w:r>
      <w:r w:rsidR="00D74378" w:rsidRPr="00366576">
        <w:t>-</w:t>
      </w:r>
      <w:r w:rsidRPr="00366576">
        <w:t xml:space="preserve"> UseCase </w:t>
      </w:r>
      <w:bookmarkEnd w:id="208"/>
      <w:bookmarkEnd w:id="209"/>
      <w:r w:rsidR="00CD1259" w:rsidRPr="00366576">
        <w:t>Quản lý sản phẩm</w:t>
      </w:r>
      <w:bookmarkEnd w:id="210"/>
    </w:p>
    <w:p w14:paraId="0BC6DA9A" w14:textId="77777777" w:rsidR="00990BFB" w:rsidRPr="00A7425F" w:rsidRDefault="00990BFB" w:rsidP="007E73BE">
      <w:pPr>
        <w:pStyle w:val="Caption"/>
        <w:spacing w:line="276"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6623"/>
      </w:tblGrid>
      <w:tr w:rsidR="00990BFB" w:rsidRPr="00A7425F" w14:paraId="29C3167A" w14:textId="77777777" w:rsidTr="001127EC">
        <w:tc>
          <w:tcPr>
            <w:tcW w:w="2376" w:type="dxa"/>
          </w:tcPr>
          <w:p w14:paraId="66BD08A1" w14:textId="77777777" w:rsidR="00990BFB" w:rsidRPr="00A7425F" w:rsidRDefault="00990BFB" w:rsidP="007E73BE">
            <w:pPr>
              <w:spacing w:line="276" w:lineRule="auto"/>
              <w:jc w:val="both"/>
              <w:rPr>
                <w:szCs w:val="26"/>
              </w:rPr>
            </w:pPr>
            <w:r w:rsidRPr="00A7425F">
              <w:rPr>
                <w:szCs w:val="26"/>
              </w:rPr>
              <w:t>Tên UseCase</w:t>
            </w:r>
          </w:p>
        </w:tc>
        <w:tc>
          <w:tcPr>
            <w:tcW w:w="6628" w:type="dxa"/>
          </w:tcPr>
          <w:p w14:paraId="7D00FBA6" w14:textId="2F00F468" w:rsidR="00990BFB" w:rsidRPr="00A7425F" w:rsidRDefault="0020579A" w:rsidP="007E73BE">
            <w:pPr>
              <w:spacing w:line="276" w:lineRule="auto"/>
              <w:jc w:val="both"/>
              <w:rPr>
                <w:szCs w:val="26"/>
              </w:rPr>
            </w:pPr>
            <w:r w:rsidRPr="00A7425F">
              <w:rPr>
                <w:b/>
                <w:szCs w:val="26"/>
              </w:rPr>
              <w:t>Quản lý sản phẩm</w:t>
            </w:r>
          </w:p>
        </w:tc>
      </w:tr>
      <w:tr w:rsidR="00990BFB" w:rsidRPr="00A7425F" w14:paraId="1DF93C00" w14:textId="77777777" w:rsidTr="001127EC">
        <w:tc>
          <w:tcPr>
            <w:tcW w:w="2376" w:type="dxa"/>
          </w:tcPr>
          <w:p w14:paraId="3C4213DF" w14:textId="77777777" w:rsidR="00990BFB" w:rsidRPr="00A7425F" w:rsidRDefault="00990BFB" w:rsidP="007E73BE">
            <w:pPr>
              <w:spacing w:line="276" w:lineRule="auto"/>
              <w:jc w:val="both"/>
              <w:rPr>
                <w:szCs w:val="26"/>
              </w:rPr>
            </w:pPr>
            <w:r w:rsidRPr="00A7425F">
              <w:rPr>
                <w:szCs w:val="26"/>
              </w:rPr>
              <w:t>Actor</w:t>
            </w:r>
          </w:p>
        </w:tc>
        <w:tc>
          <w:tcPr>
            <w:tcW w:w="6628" w:type="dxa"/>
          </w:tcPr>
          <w:p w14:paraId="4E012BC6" w14:textId="53B60398" w:rsidR="00990BFB" w:rsidRPr="00A7425F" w:rsidRDefault="00990BFB" w:rsidP="007E73BE">
            <w:pPr>
              <w:spacing w:line="276" w:lineRule="auto"/>
              <w:jc w:val="both"/>
              <w:rPr>
                <w:szCs w:val="26"/>
              </w:rPr>
            </w:pPr>
            <w:r w:rsidRPr="00A7425F">
              <w:rPr>
                <w:szCs w:val="26"/>
              </w:rPr>
              <w:t>Người sử dụng</w:t>
            </w:r>
            <w:r w:rsidR="001C3C86" w:rsidRPr="00A7425F">
              <w:rPr>
                <w:szCs w:val="26"/>
              </w:rPr>
              <w:t xml:space="preserve"> (NCC cố định, NCC di động)</w:t>
            </w:r>
          </w:p>
        </w:tc>
      </w:tr>
      <w:tr w:rsidR="00990BFB" w:rsidRPr="00A7425F" w14:paraId="6B22A48D" w14:textId="77777777" w:rsidTr="001127EC">
        <w:tc>
          <w:tcPr>
            <w:tcW w:w="2376" w:type="dxa"/>
          </w:tcPr>
          <w:p w14:paraId="7D7F8325" w14:textId="77777777" w:rsidR="00990BFB" w:rsidRPr="00A7425F" w:rsidRDefault="00990BFB" w:rsidP="007E73BE">
            <w:pPr>
              <w:spacing w:line="276" w:lineRule="auto"/>
              <w:jc w:val="both"/>
              <w:rPr>
                <w:szCs w:val="26"/>
              </w:rPr>
            </w:pPr>
            <w:r w:rsidRPr="00A7425F">
              <w:rPr>
                <w:szCs w:val="26"/>
              </w:rPr>
              <w:t>Dòng sự kiện chính</w:t>
            </w:r>
          </w:p>
        </w:tc>
        <w:tc>
          <w:tcPr>
            <w:tcW w:w="6628" w:type="dxa"/>
          </w:tcPr>
          <w:p w14:paraId="60589427" w14:textId="77777777" w:rsidR="00990BFB" w:rsidRPr="00A7425F" w:rsidRDefault="001C3C86" w:rsidP="00E23EC4">
            <w:pPr>
              <w:numPr>
                <w:ilvl w:val="0"/>
                <w:numId w:val="2"/>
              </w:numPr>
              <w:spacing w:line="276" w:lineRule="auto"/>
              <w:jc w:val="both"/>
              <w:rPr>
                <w:szCs w:val="26"/>
              </w:rPr>
            </w:pPr>
            <w:r w:rsidRPr="00A7425F">
              <w:rPr>
                <w:szCs w:val="26"/>
              </w:rPr>
              <w:t>Thêm sản phẩm : điền đủ các thông tin của một sản phẩm mới (tên sản phẩm, giá, số lượng….)</w:t>
            </w:r>
          </w:p>
          <w:p w14:paraId="0CD53A1A" w14:textId="614CF907" w:rsidR="001C3C86" w:rsidRPr="00A7425F" w:rsidRDefault="001C3C86" w:rsidP="00E23EC4">
            <w:pPr>
              <w:numPr>
                <w:ilvl w:val="0"/>
                <w:numId w:val="2"/>
              </w:numPr>
              <w:spacing w:line="276" w:lineRule="auto"/>
              <w:jc w:val="both"/>
              <w:rPr>
                <w:szCs w:val="26"/>
              </w:rPr>
            </w:pPr>
            <w:r w:rsidRPr="00A7425F">
              <w:rPr>
                <w:szCs w:val="26"/>
              </w:rPr>
              <w:t xml:space="preserve">Hiển thị chi tiết các sản phẩm đang cung cấp </w:t>
            </w:r>
          </w:p>
        </w:tc>
      </w:tr>
      <w:tr w:rsidR="00990BFB" w:rsidRPr="00A7425F" w14:paraId="5B9330D8" w14:textId="77777777" w:rsidTr="001127EC">
        <w:tc>
          <w:tcPr>
            <w:tcW w:w="2376" w:type="dxa"/>
          </w:tcPr>
          <w:p w14:paraId="2B0F9C67" w14:textId="413898EC" w:rsidR="00990BFB" w:rsidRPr="00A7425F" w:rsidRDefault="00990BFB" w:rsidP="007E73BE">
            <w:pPr>
              <w:spacing w:line="276" w:lineRule="auto"/>
              <w:jc w:val="both"/>
              <w:rPr>
                <w:szCs w:val="26"/>
              </w:rPr>
            </w:pPr>
            <w:r w:rsidRPr="00A7425F">
              <w:rPr>
                <w:szCs w:val="26"/>
              </w:rPr>
              <w:t>Dòng sự kiện phụ</w:t>
            </w:r>
          </w:p>
        </w:tc>
        <w:tc>
          <w:tcPr>
            <w:tcW w:w="6628" w:type="dxa"/>
          </w:tcPr>
          <w:p w14:paraId="10EFD38B" w14:textId="77777777" w:rsidR="00990BFB" w:rsidRPr="00A7425F" w:rsidRDefault="00990BFB" w:rsidP="007E73BE">
            <w:pPr>
              <w:spacing w:line="276" w:lineRule="auto"/>
              <w:jc w:val="both"/>
              <w:rPr>
                <w:szCs w:val="26"/>
              </w:rPr>
            </w:pPr>
          </w:p>
        </w:tc>
      </w:tr>
    </w:tbl>
    <w:p w14:paraId="38C5B4E6" w14:textId="6560B024" w:rsidR="00C26390" w:rsidRPr="00296030" w:rsidRDefault="00EE5AB1" w:rsidP="003D2471">
      <w:pPr>
        <w:pStyle w:val="Stylebang"/>
      </w:pPr>
      <w:bookmarkStart w:id="211" w:name="_Toc389063347"/>
      <w:bookmarkStart w:id="212" w:name="_Toc293754147"/>
      <w:bookmarkStart w:id="213" w:name="_Toc293772890"/>
      <w:bookmarkStart w:id="214" w:name="_Toc293773101"/>
      <w:bookmarkStart w:id="215" w:name="_Toc293773466"/>
      <w:bookmarkStart w:id="216" w:name="_Toc293773515"/>
      <w:r w:rsidRPr="00296030">
        <w:t xml:space="preserve">Bảng </w:t>
      </w:r>
      <w:r w:rsidR="00E91A6E" w:rsidRPr="00296030">
        <w:t>6</w:t>
      </w:r>
      <w:r w:rsidR="00242FD3" w:rsidRPr="00296030">
        <w:rPr>
          <w:noProof/>
        </w:rPr>
        <w:t xml:space="preserve"> </w:t>
      </w:r>
      <w:r w:rsidR="000F2722" w:rsidRPr="00296030">
        <w:t>-</w:t>
      </w:r>
      <w:r w:rsidRPr="00296030">
        <w:t xml:space="preserve"> Mô tả </w:t>
      </w:r>
      <w:bookmarkEnd w:id="211"/>
      <w:r w:rsidR="00404DA6" w:rsidRPr="00296030">
        <w:t>Quản lý sản phẩm</w:t>
      </w:r>
      <w:bookmarkEnd w:id="212"/>
      <w:bookmarkEnd w:id="213"/>
      <w:bookmarkEnd w:id="214"/>
      <w:bookmarkEnd w:id="215"/>
      <w:bookmarkEnd w:id="216"/>
    </w:p>
    <w:p w14:paraId="13B99AA6" w14:textId="77318545" w:rsidR="00C26390" w:rsidRPr="00A7425F" w:rsidRDefault="00C8749B" w:rsidP="00135E4B">
      <w:pPr>
        <w:pStyle w:val="Heading4"/>
        <w:spacing w:line="276" w:lineRule="auto"/>
        <w:ind w:firstLine="720"/>
        <w:rPr>
          <w:szCs w:val="26"/>
        </w:rPr>
      </w:pPr>
      <w:bookmarkStart w:id="217" w:name="_Toc262138450"/>
      <w:bookmarkStart w:id="218" w:name="_Toc388288945"/>
      <w:bookmarkStart w:id="219" w:name="_Toc262198042"/>
      <w:r w:rsidRPr="00A7425F">
        <w:rPr>
          <w:szCs w:val="26"/>
        </w:rPr>
        <w:t>2.3</w:t>
      </w:r>
      <w:r w:rsidR="00CF7083" w:rsidRPr="00A7425F">
        <w:rPr>
          <w:szCs w:val="26"/>
        </w:rPr>
        <w:t>.1.3</w:t>
      </w:r>
      <w:r w:rsidR="00C26390" w:rsidRPr="00A7425F">
        <w:rPr>
          <w:szCs w:val="26"/>
        </w:rPr>
        <w:t xml:space="preserve">. </w:t>
      </w:r>
      <w:bookmarkEnd w:id="217"/>
      <w:bookmarkEnd w:id="218"/>
      <w:bookmarkEnd w:id="219"/>
      <w:r w:rsidR="006142FC" w:rsidRPr="00A7425F">
        <w:rPr>
          <w:szCs w:val="26"/>
        </w:rPr>
        <w:t>Tìm kiếm sản phẩm</w:t>
      </w:r>
    </w:p>
    <w:p w14:paraId="526E8388" w14:textId="77777777" w:rsidR="001A69D1" w:rsidRPr="00A7425F" w:rsidRDefault="001A69D1" w:rsidP="007E73BE">
      <w:pPr>
        <w:spacing w:line="276" w:lineRule="auto"/>
        <w:rPr>
          <w:szCs w:val="26"/>
        </w:rPr>
      </w:pPr>
    </w:p>
    <w:p w14:paraId="74B8DF34" w14:textId="2A780345" w:rsidR="00C26390" w:rsidRPr="00A7425F" w:rsidRDefault="004249B9" w:rsidP="007E73BE">
      <w:pPr>
        <w:spacing w:line="276" w:lineRule="auto"/>
        <w:jc w:val="center"/>
        <w:rPr>
          <w:szCs w:val="26"/>
        </w:rPr>
      </w:pPr>
      <w:r w:rsidRPr="00A7425F">
        <w:rPr>
          <w:noProof/>
          <w:szCs w:val="26"/>
        </w:rPr>
        <w:drawing>
          <wp:inline distT="0" distB="0" distL="0" distR="0" wp14:anchorId="6AA799C1" wp14:editId="432578D3">
            <wp:extent cx="5576570" cy="3213062"/>
            <wp:effectExtent l="0" t="0" r="11430" b="0"/>
            <wp:docPr id="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576570" cy="3213062"/>
                    </a:xfrm>
                    <a:prstGeom prst="rect">
                      <a:avLst/>
                    </a:prstGeom>
                    <a:noFill/>
                    <a:ln>
                      <a:noFill/>
                    </a:ln>
                  </pic:spPr>
                </pic:pic>
              </a:graphicData>
            </a:graphic>
          </wp:inline>
        </w:drawing>
      </w:r>
    </w:p>
    <w:p w14:paraId="7357D62F" w14:textId="6F438524" w:rsidR="004C4F5B" w:rsidRPr="007B2A35" w:rsidRDefault="00C26390" w:rsidP="008A5B4C">
      <w:pPr>
        <w:pStyle w:val="StyleAnh"/>
      </w:pPr>
      <w:bookmarkStart w:id="220" w:name="_Toc388220220"/>
      <w:bookmarkStart w:id="221" w:name="_Toc389063320"/>
      <w:bookmarkStart w:id="222" w:name="_Toc293781271"/>
      <w:r w:rsidRPr="007B2A35">
        <w:lastRenderedPageBreak/>
        <w:t xml:space="preserve">Hình </w:t>
      </w:r>
      <w:r w:rsidR="00505563" w:rsidRPr="007B2A35">
        <w:t>13</w:t>
      </w:r>
      <w:r w:rsidR="00242FD3" w:rsidRPr="007B2A35">
        <w:t xml:space="preserve"> </w:t>
      </w:r>
      <w:r w:rsidR="00F163E7" w:rsidRPr="007B2A35">
        <w:t>- Use</w:t>
      </w:r>
      <w:r w:rsidRPr="007B2A35">
        <w:t xml:space="preserve">Case </w:t>
      </w:r>
      <w:bookmarkEnd w:id="220"/>
      <w:bookmarkEnd w:id="221"/>
      <w:r w:rsidR="004249B9" w:rsidRPr="007B2A35">
        <w:t>tìm kiếm sản phẩm</w:t>
      </w:r>
      <w:bookmarkEnd w:id="222"/>
    </w:p>
    <w:p w14:paraId="0BC0B280" w14:textId="77777777" w:rsidR="00C26390" w:rsidRPr="00A7425F" w:rsidRDefault="00C26390" w:rsidP="007E73BE">
      <w:pPr>
        <w:spacing w:line="276" w:lineRule="auto"/>
        <w:rPr>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6623"/>
      </w:tblGrid>
      <w:tr w:rsidR="00C26390" w:rsidRPr="00A7425F" w14:paraId="6B5CCE62" w14:textId="77777777" w:rsidTr="001127EC">
        <w:tc>
          <w:tcPr>
            <w:tcW w:w="2376" w:type="dxa"/>
          </w:tcPr>
          <w:p w14:paraId="7A8CA1DA" w14:textId="77777777" w:rsidR="00C26390" w:rsidRPr="00A7425F" w:rsidRDefault="00C26390" w:rsidP="007E73BE">
            <w:pPr>
              <w:spacing w:line="276" w:lineRule="auto"/>
              <w:rPr>
                <w:szCs w:val="26"/>
              </w:rPr>
            </w:pPr>
            <w:r w:rsidRPr="00A7425F">
              <w:rPr>
                <w:szCs w:val="26"/>
              </w:rPr>
              <w:t>Tên UseCase</w:t>
            </w:r>
          </w:p>
        </w:tc>
        <w:tc>
          <w:tcPr>
            <w:tcW w:w="6628" w:type="dxa"/>
          </w:tcPr>
          <w:p w14:paraId="002A21BC" w14:textId="7105FE6D" w:rsidR="00C26390" w:rsidRPr="00A7425F" w:rsidRDefault="004D711E" w:rsidP="007E73BE">
            <w:pPr>
              <w:spacing w:line="276" w:lineRule="auto"/>
              <w:rPr>
                <w:szCs w:val="26"/>
              </w:rPr>
            </w:pPr>
            <w:r w:rsidRPr="00A7425F">
              <w:rPr>
                <w:b/>
                <w:szCs w:val="26"/>
              </w:rPr>
              <w:t>Tìm kiếm sản phẩm</w:t>
            </w:r>
          </w:p>
        </w:tc>
      </w:tr>
      <w:tr w:rsidR="00C26390" w:rsidRPr="00A7425F" w14:paraId="4395FBB5" w14:textId="77777777" w:rsidTr="001127EC">
        <w:tc>
          <w:tcPr>
            <w:tcW w:w="2376" w:type="dxa"/>
          </w:tcPr>
          <w:p w14:paraId="6266826F" w14:textId="77777777" w:rsidR="00C26390" w:rsidRPr="00A7425F" w:rsidRDefault="00C26390" w:rsidP="007E73BE">
            <w:pPr>
              <w:spacing w:line="276" w:lineRule="auto"/>
              <w:rPr>
                <w:szCs w:val="26"/>
              </w:rPr>
            </w:pPr>
            <w:r w:rsidRPr="00A7425F">
              <w:rPr>
                <w:szCs w:val="26"/>
              </w:rPr>
              <w:t>Actor</w:t>
            </w:r>
          </w:p>
        </w:tc>
        <w:tc>
          <w:tcPr>
            <w:tcW w:w="6628" w:type="dxa"/>
          </w:tcPr>
          <w:p w14:paraId="11A6B5B8" w14:textId="516A360F" w:rsidR="00C26390" w:rsidRPr="00A7425F" w:rsidRDefault="00C26390" w:rsidP="007E73BE">
            <w:pPr>
              <w:spacing w:line="276" w:lineRule="auto"/>
              <w:rPr>
                <w:szCs w:val="26"/>
              </w:rPr>
            </w:pPr>
            <w:r w:rsidRPr="00A7425F">
              <w:rPr>
                <w:szCs w:val="26"/>
              </w:rPr>
              <w:t>Người sử dụng</w:t>
            </w:r>
            <w:r w:rsidR="00AD686F" w:rsidRPr="00A7425F">
              <w:rPr>
                <w:szCs w:val="26"/>
              </w:rPr>
              <w:t xml:space="preserve"> ( Khách hàng)</w:t>
            </w:r>
          </w:p>
        </w:tc>
      </w:tr>
      <w:tr w:rsidR="00C26390" w:rsidRPr="00A7425F" w14:paraId="3F34E0EC" w14:textId="77777777" w:rsidTr="001127EC">
        <w:tc>
          <w:tcPr>
            <w:tcW w:w="2376" w:type="dxa"/>
          </w:tcPr>
          <w:p w14:paraId="6BE61A81" w14:textId="77777777" w:rsidR="00C26390" w:rsidRPr="00A7425F" w:rsidRDefault="00C26390" w:rsidP="007E73BE">
            <w:pPr>
              <w:spacing w:line="276" w:lineRule="auto"/>
              <w:rPr>
                <w:szCs w:val="26"/>
              </w:rPr>
            </w:pPr>
            <w:r w:rsidRPr="00A7425F">
              <w:rPr>
                <w:szCs w:val="26"/>
              </w:rPr>
              <w:t>Dòng sự kiện chính</w:t>
            </w:r>
          </w:p>
        </w:tc>
        <w:tc>
          <w:tcPr>
            <w:tcW w:w="6628" w:type="dxa"/>
          </w:tcPr>
          <w:p w14:paraId="5B54044D" w14:textId="77777777" w:rsidR="00C26390" w:rsidRPr="00A7425F" w:rsidRDefault="00C26390" w:rsidP="00461DDA">
            <w:pPr>
              <w:numPr>
                <w:ilvl w:val="0"/>
                <w:numId w:val="2"/>
              </w:numPr>
              <w:spacing w:line="276" w:lineRule="auto"/>
              <w:rPr>
                <w:szCs w:val="26"/>
              </w:rPr>
            </w:pPr>
            <w:r w:rsidRPr="00A7425F">
              <w:rPr>
                <w:szCs w:val="26"/>
              </w:rPr>
              <w:t xml:space="preserve">Người sử dụng </w:t>
            </w:r>
            <w:r w:rsidR="00461DDA" w:rsidRPr="00A7425F">
              <w:rPr>
                <w:szCs w:val="26"/>
              </w:rPr>
              <w:t>có thể tìm kiếm sản phẩm dựa vào các điều kiện: tên sản phẩm, danh mục sản phẩm, giá tiền, khoảng cách, điểm đánh giá</w:t>
            </w:r>
          </w:p>
          <w:p w14:paraId="7593B933" w14:textId="437F0C9F" w:rsidR="00A27507" w:rsidRPr="00A7425F" w:rsidRDefault="00A27507" w:rsidP="00461DDA">
            <w:pPr>
              <w:numPr>
                <w:ilvl w:val="0"/>
                <w:numId w:val="2"/>
              </w:numPr>
              <w:spacing w:line="276" w:lineRule="auto"/>
              <w:rPr>
                <w:szCs w:val="26"/>
              </w:rPr>
            </w:pPr>
            <w:r w:rsidRPr="00A7425F">
              <w:rPr>
                <w:szCs w:val="26"/>
              </w:rPr>
              <w:t>Mua hàng: tìm được sản phẩm thì có thể gửi yêu cầu mua sản phẩm hiển thị vị trí của nhà cung cấp trên bản đồ</w:t>
            </w:r>
          </w:p>
        </w:tc>
      </w:tr>
      <w:tr w:rsidR="00C26390" w:rsidRPr="00A7425F" w14:paraId="4055119C" w14:textId="77777777" w:rsidTr="001127EC">
        <w:tc>
          <w:tcPr>
            <w:tcW w:w="2376" w:type="dxa"/>
          </w:tcPr>
          <w:p w14:paraId="6AA5A043" w14:textId="77777777" w:rsidR="00C26390" w:rsidRPr="00A7425F" w:rsidRDefault="00C26390" w:rsidP="007E73BE">
            <w:pPr>
              <w:spacing w:line="276" w:lineRule="auto"/>
              <w:rPr>
                <w:szCs w:val="26"/>
              </w:rPr>
            </w:pPr>
            <w:r w:rsidRPr="00A7425F">
              <w:rPr>
                <w:szCs w:val="26"/>
              </w:rPr>
              <w:t>Dòng sự kiện phụ</w:t>
            </w:r>
          </w:p>
        </w:tc>
        <w:tc>
          <w:tcPr>
            <w:tcW w:w="6628" w:type="dxa"/>
          </w:tcPr>
          <w:p w14:paraId="6F022512" w14:textId="77777777" w:rsidR="00C26390" w:rsidRPr="00A7425F" w:rsidRDefault="00C26390" w:rsidP="007E73BE">
            <w:pPr>
              <w:spacing w:line="276" w:lineRule="auto"/>
              <w:rPr>
                <w:szCs w:val="26"/>
              </w:rPr>
            </w:pPr>
          </w:p>
        </w:tc>
      </w:tr>
    </w:tbl>
    <w:p w14:paraId="1A916112" w14:textId="79067664" w:rsidR="00C26390" w:rsidRPr="00A7425F" w:rsidRDefault="00EE5AB1" w:rsidP="003D2471">
      <w:pPr>
        <w:pStyle w:val="Stylebang"/>
      </w:pPr>
      <w:bookmarkStart w:id="223" w:name="_Toc389063348"/>
      <w:bookmarkStart w:id="224" w:name="_Toc293754148"/>
      <w:bookmarkStart w:id="225" w:name="_Toc293772891"/>
      <w:bookmarkStart w:id="226" w:name="_Toc293773102"/>
      <w:bookmarkStart w:id="227" w:name="_Toc293773467"/>
      <w:bookmarkStart w:id="228" w:name="_Toc293773516"/>
      <w:r w:rsidRPr="00A7425F">
        <w:t xml:space="preserve">Bảng </w:t>
      </w:r>
      <w:r w:rsidR="00505563" w:rsidRPr="00A7425F">
        <w:t>7</w:t>
      </w:r>
      <w:r w:rsidR="00242FD3" w:rsidRPr="00A7425F">
        <w:rPr>
          <w:noProof/>
        </w:rPr>
        <w:t xml:space="preserve"> </w:t>
      </w:r>
      <w:r w:rsidR="00A85489">
        <w:t>-</w:t>
      </w:r>
      <w:r w:rsidRPr="00A7425F">
        <w:t xml:space="preserve"> Mô tả </w:t>
      </w:r>
      <w:bookmarkEnd w:id="223"/>
      <w:r w:rsidR="00BE4A64" w:rsidRPr="00A7425F">
        <w:t>Tìm kiếm sản phẩm</w:t>
      </w:r>
      <w:bookmarkEnd w:id="224"/>
      <w:bookmarkEnd w:id="225"/>
      <w:bookmarkEnd w:id="226"/>
      <w:bookmarkEnd w:id="227"/>
      <w:bookmarkEnd w:id="228"/>
    </w:p>
    <w:p w14:paraId="1AA45D03" w14:textId="463B5718" w:rsidR="00D74378" w:rsidRPr="00A7425F" w:rsidRDefault="00CF7083" w:rsidP="001A4E44">
      <w:pPr>
        <w:pStyle w:val="Heading3"/>
      </w:pPr>
      <w:bookmarkStart w:id="229" w:name="_Toc262138452"/>
      <w:bookmarkStart w:id="230" w:name="_Toc388288947"/>
      <w:bookmarkStart w:id="231" w:name="_Toc262198044"/>
      <w:bookmarkStart w:id="232" w:name="_Toc263056552"/>
      <w:bookmarkStart w:id="233" w:name="_Toc293773517"/>
      <w:bookmarkStart w:id="234" w:name="_Toc293784706"/>
      <w:bookmarkStart w:id="235" w:name="_Toc293785732"/>
      <w:r w:rsidRPr="00A7425F">
        <w:t>2</w:t>
      </w:r>
      <w:r w:rsidR="00C8749B" w:rsidRPr="00A7425F">
        <w:t>.3</w:t>
      </w:r>
      <w:r w:rsidR="00D74378" w:rsidRPr="00A7425F">
        <w:t>.</w:t>
      </w:r>
      <w:r w:rsidR="001F2920" w:rsidRPr="00A7425F">
        <w:t>2.</w:t>
      </w:r>
      <w:r w:rsidR="00F73246" w:rsidRPr="00A7425F">
        <w:t xml:space="preserve"> Biểu đồ trình</w:t>
      </w:r>
      <w:r w:rsidR="00D74378" w:rsidRPr="00A7425F">
        <w:t xml:space="preserve"> tự và biểu đồ hoạt động của hệ thống</w:t>
      </w:r>
      <w:bookmarkEnd w:id="229"/>
      <w:bookmarkEnd w:id="230"/>
      <w:bookmarkEnd w:id="231"/>
      <w:bookmarkEnd w:id="232"/>
      <w:bookmarkEnd w:id="233"/>
      <w:bookmarkEnd w:id="234"/>
      <w:bookmarkEnd w:id="235"/>
    </w:p>
    <w:p w14:paraId="2E90EDB2" w14:textId="3DA91AD2" w:rsidR="00D74378" w:rsidRPr="00A7425F" w:rsidRDefault="00C8749B" w:rsidP="001A4E44">
      <w:pPr>
        <w:pStyle w:val="Heading4"/>
        <w:spacing w:line="276" w:lineRule="auto"/>
        <w:ind w:firstLine="720"/>
        <w:rPr>
          <w:szCs w:val="26"/>
        </w:rPr>
      </w:pPr>
      <w:bookmarkStart w:id="236" w:name="_Toc262138453"/>
      <w:bookmarkStart w:id="237" w:name="_Toc388288948"/>
      <w:bookmarkStart w:id="238" w:name="_Toc262198045"/>
      <w:r w:rsidRPr="00A7425F">
        <w:rPr>
          <w:szCs w:val="26"/>
        </w:rPr>
        <w:t>2.3</w:t>
      </w:r>
      <w:r w:rsidR="00CF7083" w:rsidRPr="00A7425F">
        <w:rPr>
          <w:szCs w:val="26"/>
        </w:rPr>
        <w:t>.2.1</w:t>
      </w:r>
      <w:r w:rsidR="00D74378" w:rsidRPr="00A7425F">
        <w:rPr>
          <w:szCs w:val="26"/>
        </w:rPr>
        <w:t xml:space="preserve">. </w:t>
      </w:r>
      <w:r w:rsidR="00A4307C" w:rsidRPr="00A7425F">
        <w:rPr>
          <w:szCs w:val="26"/>
        </w:rPr>
        <w:t>Chức</w:t>
      </w:r>
      <w:r w:rsidR="00D74378" w:rsidRPr="00A7425F">
        <w:rPr>
          <w:szCs w:val="26"/>
        </w:rPr>
        <w:t xml:space="preserve"> năng </w:t>
      </w:r>
      <w:bookmarkEnd w:id="236"/>
      <w:bookmarkEnd w:id="237"/>
      <w:bookmarkEnd w:id="238"/>
      <w:r w:rsidR="00E52340" w:rsidRPr="00A7425F">
        <w:rPr>
          <w:szCs w:val="26"/>
        </w:rPr>
        <w:t>Đăng nhập</w:t>
      </w:r>
    </w:p>
    <w:p w14:paraId="7CBC28EC" w14:textId="77777777" w:rsidR="00F53E3F" w:rsidRPr="00A7425F" w:rsidRDefault="00A43CB7" w:rsidP="00A43CB7">
      <w:pPr>
        <w:spacing w:line="276" w:lineRule="auto"/>
        <w:rPr>
          <w:b/>
          <w:szCs w:val="26"/>
        </w:rPr>
      </w:pPr>
      <w:r w:rsidRPr="00A7425F">
        <w:rPr>
          <w:szCs w:val="26"/>
        </w:rPr>
        <w:tab/>
      </w:r>
      <w:r w:rsidR="00F53E3F" w:rsidRPr="00A7425F">
        <w:rPr>
          <w:b/>
          <w:szCs w:val="26"/>
        </w:rPr>
        <w:t>Biểu đồ trình tự :</w:t>
      </w:r>
    </w:p>
    <w:p w14:paraId="7A4CABBE" w14:textId="4FF8B665" w:rsidR="00A43CB7" w:rsidRPr="00A7425F" w:rsidRDefault="0013160C" w:rsidP="00A43CB7">
      <w:pPr>
        <w:spacing w:line="276" w:lineRule="auto"/>
        <w:rPr>
          <w:b/>
          <w:szCs w:val="26"/>
        </w:rPr>
      </w:pPr>
      <w:r w:rsidRPr="00A7425F">
        <w:rPr>
          <w:noProof/>
          <w:szCs w:val="26"/>
        </w:rPr>
        <w:drawing>
          <wp:inline distT="0" distB="0" distL="0" distR="0" wp14:anchorId="4D0DF1E1" wp14:editId="744E8F68">
            <wp:extent cx="5576550" cy="4224899"/>
            <wp:effectExtent l="0" t="0" r="12065" b="0"/>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576570" cy="4224914"/>
                    </a:xfrm>
                    <a:prstGeom prst="rect">
                      <a:avLst/>
                    </a:prstGeom>
                    <a:noFill/>
                    <a:ln>
                      <a:noFill/>
                    </a:ln>
                  </pic:spPr>
                </pic:pic>
              </a:graphicData>
            </a:graphic>
          </wp:inline>
        </w:drawing>
      </w:r>
    </w:p>
    <w:p w14:paraId="33CD5B75" w14:textId="0FCAECB7" w:rsidR="00F73246" w:rsidRPr="00ED49A9" w:rsidRDefault="00F73246" w:rsidP="008A5B4C">
      <w:pPr>
        <w:pStyle w:val="StyleAnh"/>
      </w:pPr>
      <w:bookmarkStart w:id="239" w:name="_Toc389063322"/>
      <w:bookmarkStart w:id="240" w:name="_Toc293781272"/>
      <w:r w:rsidRPr="00ED49A9">
        <w:t xml:space="preserve">Hình </w:t>
      </w:r>
      <w:r w:rsidR="00505563" w:rsidRPr="00ED49A9">
        <w:t>14</w:t>
      </w:r>
      <w:r w:rsidR="00443647" w:rsidRPr="00ED49A9">
        <w:rPr>
          <w:noProof/>
        </w:rPr>
        <w:t xml:space="preserve"> </w:t>
      </w:r>
      <w:r w:rsidR="000F2722" w:rsidRPr="00ED49A9">
        <w:t>-</w:t>
      </w:r>
      <w:r w:rsidRPr="00ED49A9">
        <w:t xml:space="preserve"> Biểu đồ trình tự chức</w:t>
      </w:r>
      <w:bookmarkEnd w:id="239"/>
      <w:r w:rsidR="00C0137B" w:rsidRPr="00ED49A9">
        <w:t xml:space="preserve"> năng đăng nhập</w:t>
      </w:r>
      <w:bookmarkEnd w:id="240"/>
    </w:p>
    <w:p w14:paraId="683A5C5C" w14:textId="77777777" w:rsidR="002D490D" w:rsidRPr="00A7425F" w:rsidRDefault="002D490D" w:rsidP="007E73BE">
      <w:pPr>
        <w:spacing w:line="276" w:lineRule="auto"/>
        <w:rPr>
          <w:szCs w:val="26"/>
        </w:rPr>
      </w:pPr>
    </w:p>
    <w:p w14:paraId="21F632DB" w14:textId="77777777" w:rsidR="00490C11" w:rsidRPr="00A7425F" w:rsidRDefault="00490C11" w:rsidP="00F53E3F">
      <w:pPr>
        <w:spacing w:line="276" w:lineRule="auto"/>
        <w:ind w:firstLine="720"/>
        <w:jc w:val="both"/>
        <w:rPr>
          <w:b/>
          <w:szCs w:val="26"/>
        </w:rPr>
      </w:pPr>
      <w:r w:rsidRPr="00A7425F">
        <w:rPr>
          <w:b/>
          <w:szCs w:val="26"/>
        </w:rPr>
        <w:t>Mô tả hoạt động:</w:t>
      </w:r>
    </w:p>
    <w:p w14:paraId="7D09B194" w14:textId="64224C19" w:rsidR="00490C11" w:rsidRPr="00A7425F" w:rsidRDefault="00490C11" w:rsidP="00D162DF">
      <w:pPr>
        <w:pStyle w:val="ListParagraph"/>
        <w:numPr>
          <w:ilvl w:val="0"/>
          <w:numId w:val="7"/>
        </w:numPr>
        <w:spacing w:line="276" w:lineRule="auto"/>
        <w:jc w:val="both"/>
        <w:rPr>
          <w:rFonts w:ascii="Times New Roman" w:hAnsi="Times New Roman"/>
          <w:sz w:val="26"/>
          <w:szCs w:val="26"/>
        </w:rPr>
      </w:pPr>
      <w:r w:rsidRPr="00A7425F">
        <w:rPr>
          <w:rFonts w:ascii="Times New Roman" w:hAnsi="Times New Roman"/>
          <w:sz w:val="26"/>
          <w:szCs w:val="26"/>
        </w:rPr>
        <w:lastRenderedPageBreak/>
        <w:t>Ngưởi dùng</w:t>
      </w:r>
      <w:r w:rsidR="00E84C41" w:rsidRPr="00A7425F">
        <w:rPr>
          <w:rFonts w:ascii="Times New Roman" w:hAnsi="Times New Roman"/>
          <w:sz w:val="26"/>
          <w:szCs w:val="26"/>
        </w:rPr>
        <w:t xml:space="preserve"> </w:t>
      </w:r>
      <w:r w:rsidRPr="00A7425F">
        <w:rPr>
          <w:rFonts w:ascii="Times New Roman" w:hAnsi="Times New Roman"/>
          <w:sz w:val="26"/>
          <w:szCs w:val="26"/>
        </w:rPr>
        <w:t>:</w:t>
      </w:r>
    </w:p>
    <w:p w14:paraId="0FB0C6CB" w14:textId="3F78045C" w:rsidR="00E84C41" w:rsidRPr="00A7425F" w:rsidRDefault="00E84C41" w:rsidP="00D162DF">
      <w:pPr>
        <w:pStyle w:val="ListParagraph"/>
        <w:numPr>
          <w:ilvl w:val="0"/>
          <w:numId w:val="32"/>
        </w:numPr>
        <w:spacing w:line="276" w:lineRule="auto"/>
        <w:jc w:val="both"/>
        <w:rPr>
          <w:rFonts w:ascii="Times New Roman" w:hAnsi="Times New Roman"/>
          <w:sz w:val="26"/>
          <w:szCs w:val="26"/>
        </w:rPr>
      </w:pPr>
      <w:r w:rsidRPr="00A7425F">
        <w:rPr>
          <w:rFonts w:ascii="Times New Roman" w:hAnsi="Times New Roman"/>
          <w:sz w:val="26"/>
          <w:szCs w:val="26"/>
        </w:rPr>
        <w:t>Nhập tên đăng nhập.</w:t>
      </w:r>
    </w:p>
    <w:p w14:paraId="55088709" w14:textId="0A88DC4C" w:rsidR="00E84C41" w:rsidRPr="00A7425F" w:rsidRDefault="00E84C41" w:rsidP="00D162DF">
      <w:pPr>
        <w:pStyle w:val="ListParagraph"/>
        <w:numPr>
          <w:ilvl w:val="0"/>
          <w:numId w:val="32"/>
        </w:numPr>
        <w:spacing w:line="276" w:lineRule="auto"/>
        <w:jc w:val="both"/>
        <w:rPr>
          <w:rFonts w:ascii="Times New Roman" w:hAnsi="Times New Roman"/>
          <w:sz w:val="26"/>
          <w:szCs w:val="26"/>
        </w:rPr>
      </w:pPr>
      <w:r w:rsidRPr="00A7425F">
        <w:rPr>
          <w:rFonts w:ascii="Times New Roman" w:hAnsi="Times New Roman"/>
          <w:sz w:val="26"/>
          <w:szCs w:val="26"/>
        </w:rPr>
        <w:t>Nhập mật khẩu.</w:t>
      </w:r>
    </w:p>
    <w:p w14:paraId="12CE4EC6" w14:textId="77777777" w:rsidR="00E84C41" w:rsidRPr="00A7425F" w:rsidRDefault="00E84C41" w:rsidP="007E73BE">
      <w:pPr>
        <w:spacing w:line="276" w:lineRule="auto"/>
        <w:ind w:firstLine="720"/>
        <w:jc w:val="both"/>
        <w:rPr>
          <w:szCs w:val="26"/>
        </w:rPr>
      </w:pPr>
    </w:p>
    <w:p w14:paraId="15FF5D9D" w14:textId="72F2C7DF" w:rsidR="00490C11" w:rsidRPr="00A7425F" w:rsidRDefault="00E84C41" w:rsidP="00D162DF">
      <w:pPr>
        <w:pStyle w:val="ListParagraph"/>
        <w:numPr>
          <w:ilvl w:val="0"/>
          <w:numId w:val="7"/>
        </w:numPr>
        <w:spacing w:line="276" w:lineRule="auto"/>
        <w:jc w:val="both"/>
        <w:rPr>
          <w:rFonts w:ascii="Times New Roman" w:hAnsi="Times New Roman"/>
          <w:sz w:val="26"/>
          <w:szCs w:val="26"/>
        </w:rPr>
      </w:pPr>
      <w:r w:rsidRPr="00A7425F">
        <w:rPr>
          <w:rFonts w:ascii="Times New Roman" w:hAnsi="Times New Roman"/>
          <w:sz w:val="26"/>
          <w:szCs w:val="26"/>
        </w:rPr>
        <w:t>Người dùng ấn nút "Đăng nhập", khi đó server kiểm tra với các giá trị tương ứng người dùng chuyển sang giao khác nhau :</w:t>
      </w:r>
    </w:p>
    <w:p w14:paraId="69EE384D" w14:textId="365E3107" w:rsidR="00E84C41" w:rsidRPr="00A7425F" w:rsidRDefault="00E84C41" w:rsidP="00D162DF">
      <w:pPr>
        <w:pStyle w:val="ListParagraph"/>
        <w:numPr>
          <w:ilvl w:val="0"/>
          <w:numId w:val="33"/>
        </w:numPr>
        <w:spacing w:line="276" w:lineRule="auto"/>
        <w:jc w:val="both"/>
        <w:rPr>
          <w:rFonts w:ascii="Times New Roman" w:hAnsi="Times New Roman"/>
          <w:sz w:val="26"/>
          <w:szCs w:val="26"/>
        </w:rPr>
      </w:pPr>
      <w:r w:rsidRPr="00A7425F">
        <w:rPr>
          <w:rFonts w:ascii="Times New Roman" w:hAnsi="Times New Roman"/>
          <w:sz w:val="26"/>
          <w:szCs w:val="26"/>
        </w:rPr>
        <w:t>Nếu là khách hàng chuyển sang giao diện của khách hàng</w:t>
      </w:r>
    </w:p>
    <w:p w14:paraId="568B9F60" w14:textId="75C96597" w:rsidR="00E84C41" w:rsidRPr="00A7425F" w:rsidRDefault="00E84C41" w:rsidP="00D162DF">
      <w:pPr>
        <w:pStyle w:val="ListParagraph"/>
        <w:numPr>
          <w:ilvl w:val="0"/>
          <w:numId w:val="33"/>
        </w:numPr>
        <w:spacing w:line="276" w:lineRule="auto"/>
        <w:jc w:val="both"/>
        <w:rPr>
          <w:rFonts w:ascii="Times New Roman" w:hAnsi="Times New Roman"/>
          <w:sz w:val="26"/>
          <w:szCs w:val="26"/>
        </w:rPr>
      </w:pPr>
      <w:r w:rsidRPr="00A7425F">
        <w:rPr>
          <w:rFonts w:ascii="Times New Roman" w:hAnsi="Times New Roman"/>
          <w:sz w:val="26"/>
          <w:szCs w:val="26"/>
        </w:rPr>
        <w:t>Nếu là nhà cung cấp cố định thì chỉ sang giao diện nhà cung cấp cố định</w:t>
      </w:r>
    </w:p>
    <w:p w14:paraId="4A4B3762" w14:textId="5C31B747" w:rsidR="00E84C41" w:rsidRPr="00A7425F" w:rsidRDefault="00E84C41" w:rsidP="00D162DF">
      <w:pPr>
        <w:pStyle w:val="ListParagraph"/>
        <w:numPr>
          <w:ilvl w:val="0"/>
          <w:numId w:val="33"/>
        </w:numPr>
        <w:spacing w:line="276" w:lineRule="auto"/>
        <w:jc w:val="both"/>
        <w:rPr>
          <w:rFonts w:ascii="Times New Roman" w:hAnsi="Times New Roman"/>
          <w:sz w:val="26"/>
          <w:szCs w:val="26"/>
        </w:rPr>
      </w:pPr>
      <w:r w:rsidRPr="00A7425F">
        <w:rPr>
          <w:rFonts w:ascii="Times New Roman" w:hAnsi="Times New Roman"/>
          <w:sz w:val="26"/>
          <w:szCs w:val="26"/>
        </w:rPr>
        <w:t>Nếu là nhà cung cấp di động thì chuyển sang giao diện nhà cung cấp di động</w:t>
      </w:r>
    </w:p>
    <w:p w14:paraId="3C5909FA" w14:textId="5A592A7D" w:rsidR="00CF7AF4" w:rsidRPr="00A7425F" w:rsidRDefault="00CF7AF4" w:rsidP="00CF7AF4">
      <w:pPr>
        <w:spacing w:line="276" w:lineRule="auto"/>
        <w:ind w:left="720"/>
        <w:jc w:val="both"/>
        <w:rPr>
          <w:b/>
          <w:szCs w:val="26"/>
        </w:rPr>
      </w:pPr>
      <w:r w:rsidRPr="00A7425F">
        <w:rPr>
          <w:b/>
          <w:szCs w:val="26"/>
        </w:rPr>
        <w:t>Biểu đồ hoạt động :</w:t>
      </w:r>
    </w:p>
    <w:p w14:paraId="4D9B6847" w14:textId="5FC694F1" w:rsidR="00FF6581" w:rsidRPr="00A7425F" w:rsidRDefault="00FF6581" w:rsidP="00960971">
      <w:pPr>
        <w:spacing w:line="276" w:lineRule="auto"/>
        <w:rPr>
          <w:szCs w:val="26"/>
        </w:rPr>
      </w:pPr>
      <w:r w:rsidRPr="00A7425F">
        <w:rPr>
          <w:noProof/>
          <w:szCs w:val="26"/>
        </w:rPr>
        <w:drawing>
          <wp:inline distT="0" distB="0" distL="0" distR="0" wp14:anchorId="65C7D62F" wp14:editId="7BA4439C">
            <wp:extent cx="5576570" cy="3797339"/>
            <wp:effectExtent l="0" t="0" r="11430" b="12700"/>
            <wp:docPr id="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576570" cy="3797339"/>
                    </a:xfrm>
                    <a:prstGeom prst="rect">
                      <a:avLst/>
                    </a:prstGeom>
                    <a:noFill/>
                    <a:ln>
                      <a:noFill/>
                    </a:ln>
                  </pic:spPr>
                </pic:pic>
              </a:graphicData>
            </a:graphic>
          </wp:inline>
        </w:drawing>
      </w:r>
    </w:p>
    <w:p w14:paraId="1B2AFB48" w14:textId="39C86256" w:rsidR="00F73246" w:rsidRPr="00982D86" w:rsidRDefault="00F73246" w:rsidP="008A5B4C">
      <w:pPr>
        <w:pStyle w:val="StyleAnh"/>
      </w:pPr>
      <w:bookmarkStart w:id="241" w:name="_Toc389063323"/>
      <w:bookmarkStart w:id="242" w:name="_Toc293781273"/>
      <w:r w:rsidRPr="00982D86">
        <w:t xml:space="preserve">Hình </w:t>
      </w:r>
      <w:r w:rsidR="00505563" w:rsidRPr="00982D86">
        <w:t>15</w:t>
      </w:r>
      <w:r w:rsidR="00443647" w:rsidRPr="00982D86">
        <w:rPr>
          <w:noProof/>
        </w:rPr>
        <w:t xml:space="preserve"> </w:t>
      </w:r>
      <w:r w:rsidR="000F2722" w:rsidRPr="00982D86">
        <w:t>-</w:t>
      </w:r>
      <w:r w:rsidRPr="00982D86">
        <w:t xml:space="preserve"> Biểu đồ hoạt động chức năng </w:t>
      </w:r>
      <w:bookmarkEnd w:id="241"/>
      <w:r w:rsidR="00CF7AF4" w:rsidRPr="00982D86">
        <w:t>đăng nhập</w:t>
      </w:r>
      <w:bookmarkEnd w:id="242"/>
    </w:p>
    <w:p w14:paraId="029681B1" w14:textId="77777777" w:rsidR="00FF6581" w:rsidRPr="00A7425F" w:rsidRDefault="00FF6581" w:rsidP="00FF6581">
      <w:pPr>
        <w:rPr>
          <w:szCs w:val="26"/>
        </w:rPr>
      </w:pPr>
    </w:p>
    <w:p w14:paraId="5AF6B58C" w14:textId="3540C3D1" w:rsidR="00D74378" w:rsidRPr="00A7425F" w:rsidRDefault="00C8749B" w:rsidP="00210146">
      <w:pPr>
        <w:pStyle w:val="Heading4"/>
        <w:spacing w:line="276" w:lineRule="auto"/>
        <w:ind w:firstLine="720"/>
        <w:rPr>
          <w:szCs w:val="26"/>
        </w:rPr>
      </w:pPr>
      <w:bookmarkStart w:id="243" w:name="_Toc262138454"/>
      <w:bookmarkStart w:id="244" w:name="_Toc388288949"/>
      <w:bookmarkStart w:id="245" w:name="_Toc262198046"/>
      <w:r w:rsidRPr="00A7425F">
        <w:rPr>
          <w:szCs w:val="26"/>
        </w:rPr>
        <w:t>2.3</w:t>
      </w:r>
      <w:r w:rsidR="00CF7083" w:rsidRPr="00A7425F">
        <w:rPr>
          <w:szCs w:val="26"/>
        </w:rPr>
        <w:t>.2.2</w:t>
      </w:r>
      <w:r w:rsidR="00D74378" w:rsidRPr="00A7425F">
        <w:rPr>
          <w:szCs w:val="26"/>
        </w:rPr>
        <w:t xml:space="preserve">. </w:t>
      </w:r>
      <w:r w:rsidR="00A4307C" w:rsidRPr="00A7425F">
        <w:rPr>
          <w:szCs w:val="26"/>
        </w:rPr>
        <w:t>Chức</w:t>
      </w:r>
      <w:r w:rsidR="00D74378" w:rsidRPr="00A7425F">
        <w:rPr>
          <w:szCs w:val="26"/>
        </w:rPr>
        <w:t xml:space="preserve"> năng </w:t>
      </w:r>
      <w:bookmarkEnd w:id="243"/>
      <w:bookmarkEnd w:id="244"/>
      <w:bookmarkEnd w:id="245"/>
      <w:r w:rsidR="00FF6581" w:rsidRPr="00A7425F">
        <w:rPr>
          <w:szCs w:val="26"/>
        </w:rPr>
        <w:t>Đăng ký</w:t>
      </w:r>
    </w:p>
    <w:p w14:paraId="41ACC428" w14:textId="4BE21DA2" w:rsidR="00E93E1E" w:rsidRPr="00A7425F" w:rsidRDefault="00E93E1E" w:rsidP="00E93E1E">
      <w:pPr>
        <w:rPr>
          <w:b/>
          <w:szCs w:val="26"/>
        </w:rPr>
      </w:pPr>
      <w:r w:rsidRPr="00A7425F">
        <w:rPr>
          <w:szCs w:val="26"/>
        </w:rPr>
        <w:tab/>
      </w:r>
      <w:r w:rsidRPr="00A7425F">
        <w:rPr>
          <w:b/>
          <w:szCs w:val="26"/>
        </w:rPr>
        <w:t>Biểu đồ trình tự:</w:t>
      </w:r>
    </w:p>
    <w:p w14:paraId="459FA522" w14:textId="1C2A405B" w:rsidR="001431D1" w:rsidRPr="00A7425F" w:rsidRDefault="009146EF" w:rsidP="007E73BE">
      <w:pPr>
        <w:spacing w:line="276" w:lineRule="auto"/>
        <w:jc w:val="center"/>
        <w:rPr>
          <w:szCs w:val="26"/>
        </w:rPr>
      </w:pPr>
      <w:r w:rsidRPr="00A7425F">
        <w:rPr>
          <w:noProof/>
          <w:szCs w:val="26"/>
        </w:rPr>
        <w:lastRenderedPageBreak/>
        <w:drawing>
          <wp:inline distT="0" distB="0" distL="0" distR="0" wp14:anchorId="3636360F" wp14:editId="3C2D01AA">
            <wp:extent cx="5575905" cy="3955268"/>
            <wp:effectExtent l="0" t="0" r="0" b="7620"/>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576570" cy="3955740"/>
                    </a:xfrm>
                    <a:prstGeom prst="rect">
                      <a:avLst/>
                    </a:prstGeom>
                    <a:noFill/>
                    <a:ln>
                      <a:noFill/>
                    </a:ln>
                  </pic:spPr>
                </pic:pic>
              </a:graphicData>
            </a:graphic>
          </wp:inline>
        </w:drawing>
      </w:r>
    </w:p>
    <w:p w14:paraId="188EEB10" w14:textId="0141FAE6" w:rsidR="00F73246" w:rsidRPr="00883929" w:rsidRDefault="00F73246" w:rsidP="008A5B4C">
      <w:pPr>
        <w:pStyle w:val="StyleAnh"/>
      </w:pPr>
      <w:bookmarkStart w:id="246" w:name="_Toc389063324"/>
      <w:bookmarkStart w:id="247" w:name="_Toc293781274"/>
      <w:r w:rsidRPr="00883929">
        <w:t xml:space="preserve">Hình </w:t>
      </w:r>
      <w:r w:rsidR="00D12EBE" w:rsidRPr="00883929">
        <w:t>16</w:t>
      </w:r>
      <w:r w:rsidR="00443647" w:rsidRPr="00883929">
        <w:rPr>
          <w:noProof/>
        </w:rPr>
        <w:t xml:space="preserve"> </w:t>
      </w:r>
      <w:r w:rsidR="000F2722" w:rsidRPr="00883929">
        <w:t>-</w:t>
      </w:r>
      <w:r w:rsidRPr="00883929">
        <w:t xml:space="preserve"> Biểu đồ trình tự chức năng </w:t>
      </w:r>
      <w:bookmarkEnd w:id="246"/>
      <w:r w:rsidR="00E93E1E" w:rsidRPr="00883929">
        <w:t>đăng ký</w:t>
      </w:r>
      <w:bookmarkEnd w:id="247"/>
    </w:p>
    <w:p w14:paraId="3DDC72E5" w14:textId="77777777" w:rsidR="00784580" w:rsidRPr="00A7425F" w:rsidRDefault="00784580" w:rsidP="007E73BE">
      <w:pPr>
        <w:spacing w:line="276" w:lineRule="auto"/>
        <w:rPr>
          <w:szCs w:val="26"/>
        </w:rPr>
      </w:pPr>
    </w:p>
    <w:p w14:paraId="4D3089DE" w14:textId="77777777" w:rsidR="00EC7E68" w:rsidRPr="00A7425F" w:rsidRDefault="00EC7E68" w:rsidP="007E73BE">
      <w:pPr>
        <w:spacing w:line="276" w:lineRule="auto"/>
        <w:ind w:firstLine="720"/>
        <w:jc w:val="both"/>
        <w:rPr>
          <w:b/>
          <w:szCs w:val="26"/>
        </w:rPr>
      </w:pPr>
      <w:r w:rsidRPr="00A7425F">
        <w:rPr>
          <w:b/>
          <w:szCs w:val="26"/>
        </w:rPr>
        <w:t>Mô tả hoạt động:</w:t>
      </w:r>
    </w:p>
    <w:p w14:paraId="5A25D8D9" w14:textId="12E2C222" w:rsidR="00B23017" w:rsidRPr="00A7425F" w:rsidRDefault="00B23017" w:rsidP="00D162DF">
      <w:pPr>
        <w:pStyle w:val="ListParagraph"/>
        <w:numPr>
          <w:ilvl w:val="0"/>
          <w:numId w:val="8"/>
        </w:numPr>
        <w:spacing w:line="276" w:lineRule="auto"/>
        <w:ind w:left="1080"/>
        <w:jc w:val="both"/>
        <w:rPr>
          <w:rFonts w:ascii="Times New Roman" w:hAnsi="Times New Roman"/>
          <w:sz w:val="26"/>
          <w:szCs w:val="26"/>
        </w:rPr>
      </w:pPr>
      <w:r w:rsidRPr="00A7425F">
        <w:rPr>
          <w:rFonts w:ascii="Times New Roman" w:hAnsi="Times New Roman"/>
          <w:sz w:val="26"/>
          <w:szCs w:val="26"/>
        </w:rPr>
        <w:t>Ngưởi dùng nhập các thông tin :</w:t>
      </w:r>
    </w:p>
    <w:p w14:paraId="7938165A" w14:textId="77777777" w:rsidR="00B23017" w:rsidRPr="00A7425F" w:rsidRDefault="00B23017" w:rsidP="00D162DF">
      <w:pPr>
        <w:pStyle w:val="ListParagraph"/>
        <w:numPr>
          <w:ilvl w:val="0"/>
          <w:numId w:val="34"/>
        </w:numPr>
        <w:spacing w:line="276" w:lineRule="auto"/>
        <w:jc w:val="both"/>
        <w:rPr>
          <w:rFonts w:ascii="Times New Roman" w:hAnsi="Times New Roman"/>
          <w:sz w:val="26"/>
          <w:szCs w:val="26"/>
        </w:rPr>
      </w:pPr>
      <w:r w:rsidRPr="00A7425F">
        <w:rPr>
          <w:rFonts w:ascii="Times New Roman" w:hAnsi="Times New Roman"/>
          <w:sz w:val="26"/>
          <w:szCs w:val="26"/>
        </w:rPr>
        <w:t>Nhập tên tài khoản : tên tài khoản không chứa các kí tự đặc biệt</w:t>
      </w:r>
    </w:p>
    <w:p w14:paraId="77BE74D3" w14:textId="77777777" w:rsidR="00B23017" w:rsidRPr="00A7425F" w:rsidRDefault="00B23017" w:rsidP="00D162DF">
      <w:pPr>
        <w:pStyle w:val="ListParagraph"/>
        <w:numPr>
          <w:ilvl w:val="0"/>
          <w:numId w:val="34"/>
        </w:numPr>
        <w:spacing w:line="276" w:lineRule="auto"/>
        <w:jc w:val="both"/>
        <w:rPr>
          <w:rFonts w:ascii="Times New Roman" w:hAnsi="Times New Roman"/>
          <w:sz w:val="26"/>
          <w:szCs w:val="26"/>
        </w:rPr>
      </w:pPr>
      <w:r w:rsidRPr="00A7425F">
        <w:rPr>
          <w:rFonts w:ascii="Times New Roman" w:hAnsi="Times New Roman"/>
          <w:sz w:val="26"/>
          <w:szCs w:val="26"/>
        </w:rPr>
        <w:t>Nhập mật khẩu, và nhắc lại mật khẩu : mật khẩu phải giống nhau đông thời thì phải có độ dài lớn hơn 6 kí tự.</w:t>
      </w:r>
    </w:p>
    <w:p w14:paraId="6094C5DA" w14:textId="77777777" w:rsidR="00B23017" w:rsidRPr="00A7425F" w:rsidRDefault="00B23017" w:rsidP="00D162DF">
      <w:pPr>
        <w:pStyle w:val="ListParagraph"/>
        <w:numPr>
          <w:ilvl w:val="0"/>
          <w:numId w:val="34"/>
        </w:numPr>
        <w:spacing w:line="276" w:lineRule="auto"/>
        <w:jc w:val="both"/>
        <w:rPr>
          <w:rFonts w:ascii="Times New Roman" w:hAnsi="Times New Roman"/>
          <w:sz w:val="26"/>
          <w:szCs w:val="26"/>
        </w:rPr>
      </w:pPr>
      <w:r w:rsidRPr="00A7425F">
        <w:rPr>
          <w:rFonts w:ascii="Times New Roman" w:hAnsi="Times New Roman"/>
          <w:sz w:val="26"/>
          <w:szCs w:val="26"/>
        </w:rPr>
        <w:t xml:space="preserve">Chọn kiểu của tìa khoản : </w:t>
      </w:r>
    </w:p>
    <w:p w14:paraId="46771822" w14:textId="77777777" w:rsidR="00B23017" w:rsidRPr="00A7425F" w:rsidRDefault="00B23017" w:rsidP="00D162DF">
      <w:pPr>
        <w:pStyle w:val="ListParagraph"/>
        <w:numPr>
          <w:ilvl w:val="0"/>
          <w:numId w:val="35"/>
        </w:numPr>
        <w:spacing w:line="276" w:lineRule="auto"/>
        <w:jc w:val="both"/>
        <w:rPr>
          <w:rFonts w:ascii="Times New Roman" w:hAnsi="Times New Roman"/>
          <w:sz w:val="26"/>
          <w:szCs w:val="26"/>
        </w:rPr>
      </w:pPr>
      <w:r w:rsidRPr="00A7425F">
        <w:rPr>
          <w:rFonts w:ascii="Times New Roman" w:hAnsi="Times New Roman"/>
          <w:sz w:val="26"/>
          <w:szCs w:val="26"/>
        </w:rPr>
        <w:t>0 – khách hàng</w:t>
      </w:r>
    </w:p>
    <w:p w14:paraId="61E5A552" w14:textId="77777777" w:rsidR="00B23017" w:rsidRPr="00A7425F" w:rsidRDefault="00B23017" w:rsidP="00D162DF">
      <w:pPr>
        <w:pStyle w:val="ListParagraph"/>
        <w:numPr>
          <w:ilvl w:val="0"/>
          <w:numId w:val="35"/>
        </w:numPr>
        <w:spacing w:line="276" w:lineRule="auto"/>
        <w:jc w:val="both"/>
        <w:rPr>
          <w:rFonts w:ascii="Times New Roman" w:hAnsi="Times New Roman"/>
          <w:sz w:val="26"/>
          <w:szCs w:val="26"/>
        </w:rPr>
      </w:pPr>
      <w:r w:rsidRPr="00A7425F">
        <w:rPr>
          <w:rFonts w:ascii="Times New Roman" w:hAnsi="Times New Roman"/>
          <w:sz w:val="26"/>
          <w:szCs w:val="26"/>
        </w:rPr>
        <w:t>1 – nhà cung cấp cố định</w:t>
      </w:r>
    </w:p>
    <w:p w14:paraId="420413E1" w14:textId="77777777" w:rsidR="00B23017" w:rsidRPr="00A7425F" w:rsidRDefault="00B23017" w:rsidP="00D162DF">
      <w:pPr>
        <w:pStyle w:val="ListParagraph"/>
        <w:numPr>
          <w:ilvl w:val="0"/>
          <w:numId w:val="35"/>
        </w:numPr>
        <w:spacing w:line="276" w:lineRule="auto"/>
        <w:jc w:val="both"/>
        <w:rPr>
          <w:rFonts w:ascii="Times New Roman" w:hAnsi="Times New Roman"/>
          <w:sz w:val="26"/>
          <w:szCs w:val="26"/>
        </w:rPr>
      </w:pPr>
      <w:r w:rsidRPr="00A7425F">
        <w:rPr>
          <w:rFonts w:ascii="Times New Roman" w:hAnsi="Times New Roman"/>
          <w:sz w:val="26"/>
          <w:szCs w:val="26"/>
        </w:rPr>
        <w:t>2 – nhà cung cấp di đông</w:t>
      </w:r>
    </w:p>
    <w:p w14:paraId="47393877" w14:textId="7C5067A9" w:rsidR="00B23017" w:rsidRPr="00A7425F" w:rsidRDefault="00B23017" w:rsidP="00D162DF">
      <w:pPr>
        <w:pStyle w:val="ListParagraph"/>
        <w:numPr>
          <w:ilvl w:val="0"/>
          <w:numId w:val="8"/>
        </w:numPr>
        <w:spacing w:line="276" w:lineRule="auto"/>
        <w:ind w:left="1080"/>
        <w:jc w:val="both"/>
        <w:rPr>
          <w:rFonts w:ascii="Times New Roman" w:hAnsi="Times New Roman"/>
          <w:sz w:val="26"/>
          <w:szCs w:val="26"/>
        </w:rPr>
      </w:pPr>
      <w:r w:rsidRPr="00A7425F">
        <w:rPr>
          <w:rFonts w:ascii="Times New Roman" w:hAnsi="Times New Roman"/>
          <w:sz w:val="26"/>
          <w:szCs w:val="26"/>
        </w:rPr>
        <w:t>Các thông tin đều được lưu trữ trên server.</w:t>
      </w:r>
    </w:p>
    <w:p w14:paraId="65E7FDCB" w14:textId="77777777" w:rsidR="00B23017" w:rsidRPr="00A7425F" w:rsidRDefault="00B23017" w:rsidP="00B23017">
      <w:pPr>
        <w:pStyle w:val="ListParagraph"/>
        <w:spacing w:line="276" w:lineRule="auto"/>
        <w:ind w:left="1080"/>
        <w:jc w:val="both"/>
        <w:rPr>
          <w:rFonts w:ascii="Times New Roman" w:hAnsi="Times New Roman"/>
          <w:sz w:val="26"/>
          <w:szCs w:val="26"/>
        </w:rPr>
      </w:pPr>
    </w:p>
    <w:p w14:paraId="4702A8E7" w14:textId="46CE794F" w:rsidR="00753209" w:rsidRPr="00A7425F" w:rsidRDefault="006015A9" w:rsidP="003F7CA9">
      <w:pPr>
        <w:spacing w:line="276" w:lineRule="auto"/>
        <w:ind w:left="720"/>
        <w:jc w:val="both"/>
        <w:rPr>
          <w:b/>
          <w:szCs w:val="26"/>
        </w:rPr>
      </w:pPr>
      <w:r w:rsidRPr="00A7425F">
        <w:rPr>
          <w:b/>
          <w:szCs w:val="26"/>
        </w:rPr>
        <w:t>Biểu đồ hoạt động :</w:t>
      </w:r>
    </w:p>
    <w:p w14:paraId="4C1689B9" w14:textId="0D3D1DA2" w:rsidR="00F05B0A" w:rsidRPr="00A7425F" w:rsidRDefault="003F7CA9" w:rsidP="007E73BE">
      <w:pPr>
        <w:spacing w:line="276" w:lineRule="auto"/>
        <w:jc w:val="center"/>
        <w:rPr>
          <w:szCs w:val="26"/>
        </w:rPr>
      </w:pPr>
      <w:r w:rsidRPr="00A7425F">
        <w:rPr>
          <w:noProof/>
          <w:szCs w:val="26"/>
        </w:rPr>
        <w:lastRenderedPageBreak/>
        <w:drawing>
          <wp:inline distT="0" distB="0" distL="0" distR="0" wp14:anchorId="44790572" wp14:editId="132C50C5">
            <wp:extent cx="5547764" cy="3767699"/>
            <wp:effectExtent l="0" t="0" r="0" b="0"/>
            <wp:docPr id="9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555323" cy="3772832"/>
                    </a:xfrm>
                    <a:prstGeom prst="rect">
                      <a:avLst/>
                    </a:prstGeom>
                    <a:noFill/>
                    <a:ln>
                      <a:noFill/>
                    </a:ln>
                  </pic:spPr>
                </pic:pic>
              </a:graphicData>
            </a:graphic>
          </wp:inline>
        </w:drawing>
      </w:r>
    </w:p>
    <w:p w14:paraId="17AE55F3" w14:textId="33737345" w:rsidR="00784580" w:rsidRPr="0052633A" w:rsidRDefault="00784580" w:rsidP="008A5B4C">
      <w:pPr>
        <w:pStyle w:val="StyleAnh"/>
      </w:pPr>
      <w:bookmarkStart w:id="248" w:name="_Toc389063325"/>
      <w:bookmarkStart w:id="249" w:name="_Toc293781275"/>
      <w:r w:rsidRPr="0052633A">
        <w:t xml:space="preserve">Hình </w:t>
      </w:r>
      <w:r w:rsidR="00D12EBE" w:rsidRPr="0052633A">
        <w:t>17</w:t>
      </w:r>
      <w:r w:rsidR="00443647" w:rsidRPr="0052633A">
        <w:rPr>
          <w:noProof/>
        </w:rPr>
        <w:t xml:space="preserve"> </w:t>
      </w:r>
      <w:r w:rsidR="000F2722" w:rsidRPr="0052633A">
        <w:t>-</w:t>
      </w:r>
      <w:r w:rsidRPr="0052633A">
        <w:t xml:space="preserve"> Biểu đồ hoạt động chức năng </w:t>
      </w:r>
      <w:bookmarkEnd w:id="248"/>
      <w:r w:rsidR="006015A9" w:rsidRPr="0052633A">
        <w:t>đăng ký</w:t>
      </w:r>
      <w:bookmarkEnd w:id="249"/>
    </w:p>
    <w:p w14:paraId="162419A8" w14:textId="25E66530" w:rsidR="00D74378" w:rsidRPr="00A7425F" w:rsidRDefault="00C8749B" w:rsidP="007D4B9D">
      <w:pPr>
        <w:pStyle w:val="Heading4"/>
        <w:spacing w:line="276" w:lineRule="auto"/>
        <w:ind w:firstLine="720"/>
        <w:rPr>
          <w:szCs w:val="26"/>
        </w:rPr>
      </w:pPr>
      <w:bookmarkStart w:id="250" w:name="_Toc262138455"/>
      <w:bookmarkStart w:id="251" w:name="_Toc388288950"/>
      <w:bookmarkStart w:id="252" w:name="_Toc262198047"/>
      <w:r w:rsidRPr="00A7425F">
        <w:rPr>
          <w:szCs w:val="26"/>
        </w:rPr>
        <w:t>2.3</w:t>
      </w:r>
      <w:r w:rsidR="00CF7083" w:rsidRPr="00A7425F">
        <w:rPr>
          <w:szCs w:val="26"/>
        </w:rPr>
        <w:t>.2.3</w:t>
      </w:r>
      <w:r w:rsidR="00D74378" w:rsidRPr="00A7425F">
        <w:rPr>
          <w:szCs w:val="26"/>
        </w:rPr>
        <w:t xml:space="preserve">. </w:t>
      </w:r>
      <w:r w:rsidR="00A4307C" w:rsidRPr="00A7425F">
        <w:rPr>
          <w:szCs w:val="26"/>
        </w:rPr>
        <w:t>Chức</w:t>
      </w:r>
      <w:r w:rsidR="002333E0" w:rsidRPr="00A7425F">
        <w:rPr>
          <w:szCs w:val="26"/>
        </w:rPr>
        <w:t xml:space="preserve"> </w:t>
      </w:r>
      <w:r w:rsidR="00A4307C" w:rsidRPr="00A7425F">
        <w:rPr>
          <w:szCs w:val="26"/>
        </w:rPr>
        <w:t xml:space="preserve">năng </w:t>
      </w:r>
      <w:bookmarkEnd w:id="250"/>
      <w:bookmarkEnd w:id="251"/>
      <w:bookmarkEnd w:id="252"/>
      <w:r w:rsidR="002333E0" w:rsidRPr="00A7425F">
        <w:rPr>
          <w:szCs w:val="26"/>
        </w:rPr>
        <w:t>Quản lý sản phẩm</w:t>
      </w:r>
    </w:p>
    <w:p w14:paraId="5B238871" w14:textId="0D15A508" w:rsidR="002333E0" w:rsidRPr="00A7425F" w:rsidRDefault="002333E0" w:rsidP="002333E0">
      <w:pPr>
        <w:rPr>
          <w:b/>
          <w:szCs w:val="26"/>
        </w:rPr>
      </w:pPr>
      <w:r w:rsidRPr="00A7425F">
        <w:rPr>
          <w:szCs w:val="26"/>
        </w:rPr>
        <w:tab/>
      </w:r>
      <w:r w:rsidRPr="00A7425F">
        <w:rPr>
          <w:b/>
          <w:szCs w:val="26"/>
        </w:rPr>
        <w:t xml:space="preserve">Biểu đồ trình tự : </w:t>
      </w:r>
    </w:p>
    <w:p w14:paraId="01F8F55C" w14:textId="5683924B" w:rsidR="001431D1" w:rsidRPr="00A7425F" w:rsidRDefault="009146EF" w:rsidP="007E73BE">
      <w:pPr>
        <w:spacing w:line="276" w:lineRule="auto"/>
        <w:jc w:val="center"/>
        <w:rPr>
          <w:szCs w:val="26"/>
        </w:rPr>
      </w:pPr>
      <w:r w:rsidRPr="00A7425F">
        <w:rPr>
          <w:noProof/>
          <w:szCs w:val="26"/>
        </w:rPr>
        <w:drawing>
          <wp:inline distT="0" distB="0" distL="0" distR="0" wp14:anchorId="1189D545" wp14:editId="31387D2F">
            <wp:extent cx="5576570" cy="4095710"/>
            <wp:effectExtent l="0" t="0" r="1143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576570" cy="4095710"/>
                    </a:xfrm>
                    <a:prstGeom prst="rect">
                      <a:avLst/>
                    </a:prstGeom>
                    <a:noFill/>
                    <a:ln>
                      <a:noFill/>
                    </a:ln>
                  </pic:spPr>
                </pic:pic>
              </a:graphicData>
            </a:graphic>
          </wp:inline>
        </w:drawing>
      </w:r>
    </w:p>
    <w:p w14:paraId="46E98E28" w14:textId="525C700C" w:rsidR="00637142" w:rsidRPr="006A4A7D" w:rsidRDefault="00637142" w:rsidP="008A5B4C">
      <w:pPr>
        <w:pStyle w:val="StyleAnh"/>
      </w:pPr>
      <w:bookmarkStart w:id="253" w:name="_Toc389063326"/>
      <w:bookmarkStart w:id="254" w:name="_Toc293781276"/>
      <w:r w:rsidRPr="006A4A7D">
        <w:lastRenderedPageBreak/>
        <w:t xml:space="preserve">Hình </w:t>
      </w:r>
      <w:r w:rsidR="00D12EBE" w:rsidRPr="006A4A7D">
        <w:t>18</w:t>
      </w:r>
      <w:r w:rsidR="00443647" w:rsidRPr="006A4A7D">
        <w:rPr>
          <w:noProof/>
        </w:rPr>
        <w:t xml:space="preserve"> </w:t>
      </w:r>
      <w:r w:rsidR="00151D2D" w:rsidRPr="006A4A7D">
        <w:t>-</w:t>
      </w:r>
      <w:r w:rsidRPr="006A4A7D">
        <w:t xml:space="preserve"> Biểu đồ trình tự chức năng </w:t>
      </w:r>
      <w:bookmarkEnd w:id="253"/>
      <w:r w:rsidR="002333E0" w:rsidRPr="006A4A7D">
        <w:t>quản lý sản phẩm</w:t>
      </w:r>
      <w:bookmarkEnd w:id="254"/>
    </w:p>
    <w:p w14:paraId="7ECCD563" w14:textId="1E517887" w:rsidR="00A41116" w:rsidRPr="00A7425F" w:rsidRDefault="00A41116" w:rsidP="002333E0">
      <w:pPr>
        <w:spacing w:line="276" w:lineRule="auto"/>
        <w:ind w:firstLine="720"/>
        <w:rPr>
          <w:b/>
          <w:szCs w:val="26"/>
        </w:rPr>
      </w:pPr>
      <w:r w:rsidRPr="00A7425F">
        <w:rPr>
          <w:b/>
          <w:szCs w:val="26"/>
        </w:rPr>
        <w:t>Mô tả hoạt động:</w:t>
      </w:r>
    </w:p>
    <w:p w14:paraId="13232CFB" w14:textId="07FDC288" w:rsidR="00A41116" w:rsidRPr="00A7425F" w:rsidRDefault="002333E0" w:rsidP="00D162DF">
      <w:pPr>
        <w:pStyle w:val="ListParagraph"/>
        <w:numPr>
          <w:ilvl w:val="0"/>
          <w:numId w:val="8"/>
        </w:numPr>
        <w:spacing w:line="276" w:lineRule="auto"/>
        <w:ind w:left="1080"/>
        <w:jc w:val="both"/>
        <w:rPr>
          <w:rFonts w:ascii="Times New Roman" w:hAnsi="Times New Roman"/>
          <w:sz w:val="26"/>
          <w:szCs w:val="26"/>
        </w:rPr>
      </w:pPr>
      <w:r w:rsidRPr="00A7425F">
        <w:rPr>
          <w:rFonts w:ascii="Times New Roman" w:hAnsi="Times New Roman"/>
          <w:sz w:val="26"/>
          <w:szCs w:val="26"/>
        </w:rPr>
        <w:t>Người sử dụng là nhà cung cấp thực hiện các thao tác sau</w:t>
      </w:r>
    </w:p>
    <w:p w14:paraId="47814FF5" w14:textId="0BA16B5F" w:rsidR="00A41116" w:rsidRPr="00A7425F" w:rsidRDefault="002333E0" w:rsidP="00D162DF">
      <w:pPr>
        <w:pStyle w:val="ListParagraph"/>
        <w:numPr>
          <w:ilvl w:val="0"/>
          <w:numId w:val="9"/>
        </w:numPr>
        <w:spacing w:line="276" w:lineRule="auto"/>
        <w:ind w:left="1440"/>
        <w:jc w:val="both"/>
        <w:rPr>
          <w:rFonts w:ascii="Times New Roman" w:hAnsi="Times New Roman"/>
          <w:sz w:val="26"/>
          <w:szCs w:val="26"/>
        </w:rPr>
      </w:pPr>
      <w:r w:rsidRPr="00A7425F">
        <w:rPr>
          <w:rFonts w:ascii="Times New Roman" w:hAnsi="Times New Roman"/>
          <w:sz w:val="26"/>
          <w:szCs w:val="26"/>
        </w:rPr>
        <w:t>Thêm sản phẩm : nhập đầy đủ thông tin cho một sản phẩm mới, sau đó dữ liệu được lưu trên server.</w:t>
      </w:r>
    </w:p>
    <w:p w14:paraId="6323B5C1" w14:textId="5B3E9F90" w:rsidR="002333E0" w:rsidRPr="00A7425F" w:rsidRDefault="002333E0" w:rsidP="00D162DF">
      <w:pPr>
        <w:pStyle w:val="ListParagraph"/>
        <w:numPr>
          <w:ilvl w:val="0"/>
          <w:numId w:val="9"/>
        </w:numPr>
        <w:spacing w:line="276" w:lineRule="auto"/>
        <w:ind w:left="1440"/>
        <w:jc w:val="both"/>
        <w:rPr>
          <w:rFonts w:ascii="Times New Roman" w:hAnsi="Times New Roman"/>
          <w:sz w:val="26"/>
          <w:szCs w:val="26"/>
        </w:rPr>
      </w:pPr>
      <w:r w:rsidRPr="00A7425F">
        <w:rPr>
          <w:rFonts w:ascii="Times New Roman" w:hAnsi="Times New Roman"/>
          <w:sz w:val="26"/>
          <w:szCs w:val="26"/>
        </w:rPr>
        <w:t>Hiển thị các mặt hàng đang cung cấp : tên sản phẩm, giá cả, hình ảnh, điểm đánh giá.</w:t>
      </w:r>
    </w:p>
    <w:p w14:paraId="35999901" w14:textId="6D9DAFAA" w:rsidR="00E33A49" w:rsidRPr="00A7425F" w:rsidRDefault="00E33A49" w:rsidP="00E33A49">
      <w:pPr>
        <w:spacing w:line="276" w:lineRule="auto"/>
        <w:ind w:left="720"/>
        <w:jc w:val="both"/>
        <w:rPr>
          <w:b/>
          <w:szCs w:val="26"/>
        </w:rPr>
      </w:pPr>
      <w:r w:rsidRPr="00A7425F">
        <w:rPr>
          <w:b/>
          <w:szCs w:val="26"/>
        </w:rPr>
        <w:t>Biểu đồ hoạt động:</w:t>
      </w:r>
    </w:p>
    <w:p w14:paraId="79CD896B" w14:textId="350DE8F7" w:rsidR="00B41BAC" w:rsidRPr="00A7425F" w:rsidRDefault="00E04AA6" w:rsidP="007E73BE">
      <w:pPr>
        <w:spacing w:line="276" w:lineRule="auto"/>
        <w:jc w:val="center"/>
        <w:rPr>
          <w:szCs w:val="26"/>
        </w:rPr>
      </w:pPr>
      <w:r w:rsidRPr="00A7425F">
        <w:rPr>
          <w:noProof/>
          <w:szCs w:val="26"/>
        </w:rPr>
        <w:drawing>
          <wp:inline distT="0" distB="0" distL="0" distR="0" wp14:anchorId="3260B32B" wp14:editId="217ED380">
            <wp:extent cx="5088643" cy="4796399"/>
            <wp:effectExtent l="0" t="0" r="0" b="4445"/>
            <wp:docPr id="9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094397" cy="4801823"/>
                    </a:xfrm>
                    <a:prstGeom prst="rect">
                      <a:avLst/>
                    </a:prstGeom>
                    <a:noFill/>
                    <a:ln>
                      <a:noFill/>
                    </a:ln>
                  </pic:spPr>
                </pic:pic>
              </a:graphicData>
            </a:graphic>
          </wp:inline>
        </w:drawing>
      </w:r>
    </w:p>
    <w:p w14:paraId="7BB68963" w14:textId="16AD646D" w:rsidR="00E04AA6" w:rsidRPr="006C2434" w:rsidRDefault="008525AB" w:rsidP="008A5B4C">
      <w:pPr>
        <w:pStyle w:val="StyleAnh"/>
      </w:pPr>
      <w:bookmarkStart w:id="255" w:name="_Toc389063327"/>
      <w:bookmarkStart w:id="256" w:name="_Toc293781277"/>
      <w:r w:rsidRPr="006C2434">
        <w:t xml:space="preserve">Hình </w:t>
      </w:r>
      <w:r w:rsidR="00D12EBE" w:rsidRPr="006C2434">
        <w:t>19</w:t>
      </w:r>
      <w:r w:rsidRPr="006C2434">
        <w:t xml:space="preserve"> - Biểu đồ hoạt động chức năng </w:t>
      </w:r>
      <w:bookmarkEnd w:id="255"/>
      <w:r w:rsidR="00E33A49" w:rsidRPr="006C2434">
        <w:t>quản lý sản phẩm</w:t>
      </w:r>
      <w:bookmarkStart w:id="257" w:name="_Toc262138456"/>
      <w:bookmarkStart w:id="258" w:name="_Toc388288951"/>
      <w:bookmarkStart w:id="259" w:name="_Toc262198048"/>
      <w:bookmarkEnd w:id="256"/>
    </w:p>
    <w:p w14:paraId="29A22BFE" w14:textId="77777777" w:rsidR="00E04AA6" w:rsidRPr="00A7425F" w:rsidRDefault="00E04AA6" w:rsidP="00E04AA6">
      <w:pPr>
        <w:pStyle w:val="Caption"/>
        <w:spacing w:line="276" w:lineRule="auto"/>
        <w:jc w:val="left"/>
      </w:pPr>
    </w:p>
    <w:p w14:paraId="3E58ABC7" w14:textId="1C39325A" w:rsidR="00D74378" w:rsidRPr="00A7425F" w:rsidRDefault="00C8749B" w:rsidP="00BA15DA">
      <w:pPr>
        <w:pStyle w:val="Heading4"/>
        <w:ind w:firstLine="720"/>
      </w:pPr>
      <w:r w:rsidRPr="00A7425F">
        <w:t>2.3</w:t>
      </w:r>
      <w:r w:rsidR="00CF7083" w:rsidRPr="00A7425F">
        <w:t>.2.4</w:t>
      </w:r>
      <w:r w:rsidR="00D74378" w:rsidRPr="00A7425F">
        <w:t xml:space="preserve">. </w:t>
      </w:r>
      <w:r w:rsidR="00A4307C" w:rsidRPr="00A7425F">
        <w:t>Chức năng</w:t>
      </w:r>
      <w:r w:rsidR="00E04AA6" w:rsidRPr="00A7425F">
        <w:t xml:space="preserve"> </w:t>
      </w:r>
      <w:bookmarkEnd w:id="257"/>
      <w:bookmarkEnd w:id="258"/>
      <w:bookmarkEnd w:id="259"/>
      <w:r w:rsidR="00E04AA6" w:rsidRPr="00A7425F">
        <w:t>Tìm kiếm sản phẩm</w:t>
      </w:r>
    </w:p>
    <w:p w14:paraId="322C4D6F" w14:textId="05288DBB" w:rsidR="00E04AA6" w:rsidRPr="00A7425F" w:rsidRDefault="00E04AA6" w:rsidP="00E04AA6">
      <w:pPr>
        <w:rPr>
          <w:b/>
          <w:szCs w:val="26"/>
        </w:rPr>
      </w:pPr>
      <w:r w:rsidRPr="00A7425F">
        <w:rPr>
          <w:szCs w:val="26"/>
        </w:rPr>
        <w:tab/>
      </w:r>
      <w:r w:rsidRPr="00A7425F">
        <w:rPr>
          <w:b/>
          <w:szCs w:val="26"/>
        </w:rPr>
        <w:t>Biểu đồ trình tự</w:t>
      </w:r>
    </w:p>
    <w:p w14:paraId="4EEEDDE7" w14:textId="193EAAE1" w:rsidR="001B1BC6" w:rsidRPr="008A5B4C" w:rsidRDefault="005D332D" w:rsidP="008A5B4C">
      <w:pPr>
        <w:pStyle w:val="StyleAnh"/>
      </w:pPr>
      <w:bookmarkStart w:id="260" w:name="_Toc293781278"/>
      <w:r w:rsidRPr="00A7425F">
        <w:rPr>
          <w:noProof/>
          <w:lang w:val="en-US"/>
        </w:rPr>
        <w:lastRenderedPageBreak/>
        <w:drawing>
          <wp:inline distT="0" distB="0" distL="0" distR="0" wp14:anchorId="48E4AD59" wp14:editId="6F9E7540">
            <wp:extent cx="5573729" cy="2968869"/>
            <wp:effectExtent l="0" t="0" r="0" b="3175"/>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576570" cy="2970382"/>
                    </a:xfrm>
                    <a:prstGeom prst="rect">
                      <a:avLst/>
                    </a:prstGeom>
                    <a:noFill/>
                    <a:ln>
                      <a:noFill/>
                    </a:ln>
                  </pic:spPr>
                </pic:pic>
              </a:graphicData>
            </a:graphic>
          </wp:inline>
        </w:drawing>
      </w:r>
      <w:bookmarkStart w:id="261" w:name="_Toc389063328"/>
      <w:r w:rsidR="001B1BC6" w:rsidRPr="006C2434">
        <w:t xml:space="preserve">Hình </w:t>
      </w:r>
      <w:r w:rsidR="00D12EBE" w:rsidRPr="006C2434">
        <w:t>20</w:t>
      </w:r>
      <w:r w:rsidR="00461A4C" w:rsidRPr="006C2434">
        <w:rPr>
          <w:noProof/>
        </w:rPr>
        <w:t xml:space="preserve"> </w:t>
      </w:r>
      <w:r w:rsidR="00711589" w:rsidRPr="006C2434">
        <w:t>-</w:t>
      </w:r>
      <w:r w:rsidR="001B1BC6" w:rsidRPr="006C2434">
        <w:t xml:space="preserve"> Biểu đồ trình tự chức năng </w:t>
      </w:r>
      <w:bookmarkEnd w:id="261"/>
      <w:r w:rsidR="00E04AA6" w:rsidRPr="006C2434">
        <w:t>Tìm kiếm sản phẩm</w:t>
      </w:r>
      <w:bookmarkEnd w:id="260"/>
    </w:p>
    <w:p w14:paraId="3CC3B72B" w14:textId="77777777" w:rsidR="00711589" w:rsidRPr="00A7425F" w:rsidRDefault="00711589" w:rsidP="007E73BE">
      <w:pPr>
        <w:spacing w:line="276" w:lineRule="auto"/>
        <w:rPr>
          <w:szCs w:val="26"/>
        </w:rPr>
      </w:pPr>
    </w:p>
    <w:p w14:paraId="3B56B4B4" w14:textId="77777777" w:rsidR="00711589" w:rsidRPr="00A7425F" w:rsidRDefault="00711589" w:rsidP="007E73BE">
      <w:pPr>
        <w:spacing w:line="276" w:lineRule="auto"/>
        <w:ind w:firstLine="720"/>
        <w:jc w:val="both"/>
        <w:rPr>
          <w:b/>
          <w:szCs w:val="26"/>
        </w:rPr>
      </w:pPr>
      <w:r w:rsidRPr="00A7425F">
        <w:rPr>
          <w:b/>
          <w:szCs w:val="26"/>
        </w:rPr>
        <w:t>Mô tả hoạt động:</w:t>
      </w:r>
    </w:p>
    <w:p w14:paraId="29A4653D" w14:textId="49C703BC" w:rsidR="00711589" w:rsidRPr="00A7425F" w:rsidRDefault="00E04AA6" w:rsidP="00D162DF">
      <w:pPr>
        <w:pStyle w:val="ListParagraph"/>
        <w:numPr>
          <w:ilvl w:val="0"/>
          <w:numId w:val="8"/>
        </w:numPr>
        <w:spacing w:line="276" w:lineRule="auto"/>
        <w:ind w:left="1080"/>
        <w:jc w:val="both"/>
        <w:rPr>
          <w:rFonts w:ascii="Times New Roman" w:hAnsi="Times New Roman"/>
          <w:sz w:val="26"/>
          <w:szCs w:val="26"/>
        </w:rPr>
      </w:pPr>
      <w:r w:rsidRPr="00A7425F">
        <w:rPr>
          <w:rFonts w:ascii="Times New Roman" w:hAnsi="Times New Roman"/>
          <w:sz w:val="26"/>
          <w:szCs w:val="26"/>
        </w:rPr>
        <w:t>Ngưởi dùng (khách hàng)  nhập đầy đủ thông tin tìm kiếm : từ khóa, danh mục sản phẩm, giá tiền, khoảng cách…</w:t>
      </w:r>
    </w:p>
    <w:p w14:paraId="205CD071" w14:textId="0EE7513C" w:rsidR="00711589" w:rsidRPr="00A7425F" w:rsidRDefault="00E04AA6" w:rsidP="00D162DF">
      <w:pPr>
        <w:pStyle w:val="ListParagraph"/>
        <w:numPr>
          <w:ilvl w:val="0"/>
          <w:numId w:val="8"/>
        </w:numPr>
        <w:spacing w:line="276" w:lineRule="auto"/>
        <w:ind w:left="1080"/>
        <w:jc w:val="both"/>
        <w:rPr>
          <w:rFonts w:ascii="Times New Roman" w:hAnsi="Times New Roman"/>
          <w:sz w:val="26"/>
          <w:szCs w:val="26"/>
        </w:rPr>
      </w:pPr>
      <w:r w:rsidRPr="00A7425F">
        <w:rPr>
          <w:rFonts w:ascii="Times New Roman" w:hAnsi="Times New Roman"/>
          <w:sz w:val="26"/>
          <w:szCs w:val="26"/>
        </w:rPr>
        <w:t>Server sẽ trả về dữ liệu cho khách hàng các sản phẩm phù hợp, hiển thị ra các sản phẩm của 2 nhà cung cấp cố định và di động.</w:t>
      </w:r>
    </w:p>
    <w:p w14:paraId="5B242CA8" w14:textId="34C32415" w:rsidR="00E04AA6" w:rsidRPr="00A7425F" w:rsidRDefault="00E04AA6" w:rsidP="00D162DF">
      <w:pPr>
        <w:pStyle w:val="ListParagraph"/>
        <w:numPr>
          <w:ilvl w:val="0"/>
          <w:numId w:val="36"/>
        </w:numPr>
        <w:spacing w:line="276" w:lineRule="auto"/>
        <w:jc w:val="both"/>
        <w:rPr>
          <w:rFonts w:ascii="Times New Roman" w:hAnsi="Times New Roman"/>
          <w:sz w:val="26"/>
          <w:szCs w:val="26"/>
        </w:rPr>
      </w:pPr>
      <w:r w:rsidRPr="00A7425F">
        <w:rPr>
          <w:rFonts w:ascii="Times New Roman" w:hAnsi="Times New Roman"/>
          <w:sz w:val="26"/>
          <w:szCs w:val="26"/>
        </w:rPr>
        <w:t xml:space="preserve">Nhà cung cấp cố định: </w:t>
      </w:r>
      <w:r w:rsidR="00A40507" w:rsidRPr="00A7425F">
        <w:rPr>
          <w:rFonts w:ascii="Times New Roman" w:hAnsi="Times New Roman"/>
          <w:sz w:val="26"/>
          <w:szCs w:val="26"/>
        </w:rPr>
        <w:t>hiển thị bản đồ chỉ đường cho khách hàng đi tới nhà cung cấp</w:t>
      </w:r>
    </w:p>
    <w:p w14:paraId="3D4BFDE4" w14:textId="57892889" w:rsidR="00A40507" w:rsidRPr="00A7425F" w:rsidRDefault="00A40507" w:rsidP="00D162DF">
      <w:pPr>
        <w:pStyle w:val="ListParagraph"/>
        <w:numPr>
          <w:ilvl w:val="0"/>
          <w:numId w:val="36"/>
        </w:numPr>
        <w:spacing w:line="276" w:lineRule="auto"/>
        <w:jc w:val="both"/>
        <w:rPr>
          <w:rFonts w:ascii="Times New Roman" w:hAnsi="Times New Roman"/>
          <w:sz w:val="26"/>
          <w:szCs w:val="26"/>
        </w:rPr>
      </w:pPr>
      <w:r w:rsidRPr="00A7425F">
        <w:rPr>
          <w:rFonts w:ascii="Times New Roman" w:hAnsi="Times New Roman"/>
          <w:sz w:val="26"/>
          <w:szCs w:val="26"/>
        </w:rPr>
        <w:t>Nhà cung cấp di động: thực hiện chức năng mua hàng.</w:t>
      </w:r>
    </w:p>
    <w:p w14:paraId="636FEAA2" w14:textId="018DA6EB" w:rsidR="00A40507" w:rsidRPr="00A7425F" w:rsidRDefault="00A40507" w:rsidP="00A40507">
      <w:pPr>
        <w:spacing w:line="276" w:lineRule="auto"/>
        <w:ind w:left="720"/>
        <w:jc w:val="both"/>
        <w:rPr>
          <w:b/>
          <w:szCs w:val="26"/>
        </w:rPr>
      </w:pPr>
      <w:r w:rsidRPr="00A7425F">
        <w:rPr>
          <w:b/>
          <w:szCs w:val="26"/>
        </w:rPr>
        <w:t xml:space="preserve">Biểu đồ hoạt động : </w:t>
      </w:r>
    </w:p>
    <w:p w14:paraId="23B54FD3" w14:textId="77777777" w:rsidR="00711589" w:rsidRPr="00A7425F" w:rsidRDefault="00711589" w:rsidP="007E73BE">
      <w:pPr>
        <w:spacing w:line="276" w:lineRule="auto"/>
        <w:rPr>
          <w:szCs w:val="26"/>
        </w:rPr>
      </w:pPr>
    </w:p>
    <w:p w14:paraId="7DC42425" w14:textId="77777777" w:rsidR="00637142" w:rsidRPr="00A7425F" w:rsidRDefault="00711589" w:rsidP="007E73BE">
      <w:pPr>
        <w:spacing w:line="276" w:lineRule="auto"/>
        <w:jc w:val="center"/>
        <w:rPr>
          <w:szCs w:val="26"/>
        </w:rPr>
      </w:pPr>
      <w:r w:rsidRPr="00A7425F">
        <w:rPr>
          <w:noProof/>
          <w:szCs w:val="26"/>
        </w:rPr>
        <w:lastRenderedPageBreak/>
        <w:drawing>
          <wp:inline distT="0" distB="0" distL="0" distR="0" wp14:anchorId="0C41784D" wp14:editId="133659AD">
            <wp:extent cx="4944216" cy="4065244"/>
            <wp:effectExtent l="0" t="0" r="889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dongBackup.png"/>
                    <pic:cNvPicPr/>
                  </pic:nvPicPr>
                  <pic:blipFill>
                    <a:blip r:embed="rId32">
                      <a:extLst>
                        <a:ext uri="{28A0092B-C50C-407E-A947-70E740481C1C}">
                          <a14:useLocalDpi xmlns:a14="http://schemas.microsoft.com/office/drawing/2010/main" val="0"/>
                        </a:ext>
                      </a:extLst>
                    </a:blip>
                    <a:stretch>
                      <a:fillRect/>
                    </a:stretch>
                  </pic:blipFill>
                  <pic:spPr>
                    <a:xfrm>
                      <a:off x="0" y="0"/>
                      <a:ext cx="4944216" cy="4065244"/>
                    </a:xfrm>
                    <a:prstGeom prst="rect">
                      <a:avLst/>
                    </a:prstGeom>
                  </pic:spPr>
                </pic:pic>
              </a:graphicData>
            </a:graphic>
          </wp:inline>
        </w:drawing>
      </w:r>
    </w:p>
    <w:p w14:paraId="6B5C2AB1" w14:textId="6C6618CE" w:rsidR="00A40507" w:rsidRPr="007B3BDD" w:rsidRDefault="00711589" w:rsidP="008A5B4C">
      <w:pPr>
        <w:pStyle w:val="StyleAnh"/>
      </w:pPr>
      <w:bookmarkStart w:id="262" w:name="_Toc389063329"/>
      <w:bookmarkStart w:id="263" w:name="_Toc293781279"/>
      <w:r w:rsidRPr="007B3BDD">
        <w:t xml:space="preserve">Hình </w:t>
      </w:r>
      <w:r w:rsidR="00D12EBE" w:rsidRPr="007B3BDD">
        <w:t>21</w:t>
      </w:r>
      <w:r w:rsidRPr="007B3BDD">
        <w:t xml:space="preserve"> - Biểu đồ hoạt động chức năng </w:t>
      </w:r>
      <w:bookmarkEnd w:id="262"/>
      <w:r w:rsidR="00A40507" w:rsidRPr="007B3BDD">
        <w:t>tìm kiếm sản phẩm</w:t>
      </w:r>
      <w:bookmarkStart w:id="264" w:name="_Toc262138458"/>
      <w:bookmarkStart w:id="265" w:name="_Toc388288953"/>
      <w:bookmarkStart w:id="266" w:name="_Toc262198049"/>
      <w:bookmarkEnd w:id="263"/>
    </w:p>
    <w:p w14:paraId="7EA87DAE" w14:textId="77777777" w:rsidR="00A40507" w:rsidRPr="00A7425F" w:rsidRDefault="00A40507" w:rsidP="00A40507">
      <w:pPr>
        <w:pStyle w:val="Caption"/>
        <w:spacing w:line="276" w:lineRule="auto"/>
        <w:jc w:val="left"/>
      </w:pPr>
    </w:p>
    <w:p w14:paraId="1B042F85" w14:textId="0AF2F458" w:rsidR="00D74378" w:rsidRPr="00A7425F" w:rsidRDefault="00C8749B" w:rsidP="004C72F0">
      <w:pPr>
        <w:pStyle w:val="Heading4"/>
        <w:ind w:firstLine="720"/>
      </w:pPr>
      <w:r w:rsidRPr="00A7425F">
        <w:lastRenderedPageBreak/>
        <w:t>2.3</w:t>
      </w:r>
      <w:r w:rsidR="00CF7083" w:rsidRPr="00A7425F">
        <w:t>.2.5</w:t>
      </w:r>
      <w:r w:rsidR="00D74378" w:rsidRPr="00A7425F">
        <w:t xml:space="preserve">. Biểu đồ </w:t>
      </w:r>
      <w:r w:rsidR="00306FC7" w:rsidRPr="00A7425F">
        <w:t>quá trình</w:t>
      </w:r>
      <w:bookmarkEnd w:id="264"/>
      <w:bookmarkEnd w:id="265"/>
      <w:bookmarkEnd w:id="266"/>
      <w:r w:rsidR="00A40507" w:rsidRPr="00A7425F">
        <w:t xml:space="preserve"> mua hàng</w:t>
      </w:r>
    </w:p>
    <w:p w14:paraId="0A9FD132" w14:textId="77777777" w:rsidR="007926D7" w:rsidRPr="00A7425F" w:rsidRDefault="001454F5" w:rsidP="007E73BE">
      <w:pPr>
        <w:spacing w:line="276" w:lineRule="auto"/>
        <w:jc w:val="center"/>
        <w:rPr>
          <w:szCs w:val="26"/>
        </w:rPr>
      </w:pPr>
      <w:r w:rsidRPr="00A7425F">
        <w:rPr>
          <w:noProof/>
          <w:szCs w:val="26"/>
        </w:rPr>
        <w:drawing>
          <wp:inline distT="0" distB="0" distL="0" distR="0" wp14:anchorId="0BF04C50" wp14:editId="1784A1D6">
            <wp:extent cx="5580380" cy="4798083"/>
            <wp:effectExtent l="0" t="0" r="7620" b="2540"/>
            <wp:docPr id="5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a:extLst>
                        <a:ext uri="{28A0092B-C50C-407E-A947-70E740481C1C}">
                          <a14:useLocalDpi xmlns:a14="http://schemas.microsoft.com/office/drawing/2010/main" val="0"/>
                        </a:ext>
                      </a:extLst>
                    </a:blip>
                    <a:stretch>
                      <a:fillRect/>
                    </a:stretch>
                  </pic:blipFill>
                  <pic:spPr>
                    <a:xfrm>
                      <a:off x="0" y="0"/>
                      <a:ext cx="5580380" cy="4798083"/>
                    </a:xfrm>
                    <a:prstGeom prst="rect">
                      <a:avLst/>
                    </a:prstGeom>
                  </pic:spPr>
                </pic:pic>
              </a:graphicData>
            </a:graphic>
          </wp:inline>
        </w:drawing>
      </w:r>
    </w:p>
    <w:p w14:paraId="30291068" w14:textId="5C086548" w:rsidR="00340E44" w:rsidRPr="00D8038F" w:rsidRDefault="00340E44" w:rsidP="008A5B4C">
      <w:pPr>
        <w:pStyle w:val="StyleAnh"/>
      </w:pPr>
      <w:bookmarkStart w:id="267" w:name="_Toc389063330"/>
      <w:bookmarkStart w:id="268" w:name="_Toc293781280"/>
      <w:r w:rsidRPr="00D8038F">
        <w:t xml:space="preserve">Hình </w:t>
      </w:r>
      <w:r w:rsidR="00D12EBE" w:rsidRPr="00D8038F">
        <w:t>22</w:t>
      </w:r>
      <w:r w:rsidRPr="00D8038F">
        <w:t xml:space="preserve"> - Biểu đồ hoạt động quá trình </w:t>
      </w:r>
      <w:bookmarkEnd w:id="267"/>
      <w:r w:rsidR="00472CB5" w:rsidRPr="00D8038F">
        <w:t>mua hàng</w:t>
      </w:r>
      <w:bookmarkEnd w:id="268"/>
    </w:p>
    <w:p w14:paraId="326723D3" w14:textId="77777777" w:rsidR="00370505" w:rsidRPr="00A7425F" w:rsidRDefault="00370505" w:rsidP="007E73BE">
      <w:pPr>
        <w:spacing w:line="276" w:lineRule="auto"/>
        <w:rPr>
          <w:szCs w:val="26"/>
        </w:rPr>
      </w:pPr>
    </w:p>
    <w:p w14:paraId="39D6186A" w14:textId="77777777" w:rsidR="00370505" w:rsidRPr="00A7425F" w:rsidRDefault="00370505" w:rsidP="007E73BE">
      <w:pPr>
        <w:spacing w:line="276" w:lineRule="auto"/>
        <w:ind w:firstLine="720"/>
        <w:jc w:val="both"/>
        <w:rPr>
          <w:b/>
          <w:szCs w:val="26"/>
        </w:rPr>
      </w:pPr>
      <w:r w:rsidRPr="00A7425F">
        <w:rPr>
          <w:b/>
          <w:szCs w:val="26"/>
        </w:rPr>
        <w:t>Mô tả hoạt động:</w:t>
      </w:r>
    </w:p>
    <w:p w14:paraId="4BB67B84" w14:textId="7347A822" w:rsidR="00D162DF" w:rsidRPr="00A7425F" w:rsidRDefault="00D162DF" w:rsidP="007E73BE">
      <w:pPr>
        <w:spacing w:line="276" w:lineRule="auto"/>
        <w:ind w:firstLine="720"/>
        <w:jc w:val="both"/>
        <w:rPr>
          <w:szCs w:val="26"/>
        </w:rPr>
      </w:pPr>
      <w:r w:rsidRPr="00A7425F">
        <w:rPr>
          <w:szCs w:val="26"/>
        </w:rPr>
        <w:t>Quá trình mua hàng giữa khách hàng và nhà cung cấp di động, nó hoạt động như sau :</w:t>
      </w:r>
    </w:p>
    <w:p w14:paraId="7C3E0B62" w14:textId="4C70BAC5" w:rsidR="00D162DF" w:rsidRPr="00A7425F" w:rsidRDefault="00D162DF" w:rsidP="00D162DF">
      <w:pPr>
        <w:pStyle w:val="ListParagraph"/>
        <w:numPr>
          <w:ilvl w:val="0"/>
          <w:numId w:val="37"/>
        </w:numPr>
        <w:spacing w:line="276" w:lineRule="auto"/>
        <w:jc w:val="both"/>
        <w:rPr>
          <w:rFonts w:ascii="Times New Roman" w:hAnsi="Times New Roman"/>
          <w:sz w:val="26"/>
          <w:szCs w:val="26"/>
        </w:rPr>
      </w:pPr>
      <w:r w:rsidRPr="00A7425F">
        <w:rPr>
          <w:rFonts w:ascii="Times New Roman" w:hAnsi="Times New Roman"/>
          <w:sz w:val="26"/>
          <w:szCs w:val="26"/>
        </w:rPr>
        <w:t>Khách hàng tìm được sản phẩm phù hợp sau đó gửi yêu cầu muốn mua hàng đến nhà cung cấp di động.</w:t>
      </w:r>
    </w:p>
    <w:p w14:paraId="1BB9E768" w14:textId="6DA80341" w:rsidR="00D162DF" w:rsidRPr="00A7425F" w:rsidRDefault="00D162DF" w:rsidP="00D162DF">
      <w:pPr>
        <w:pStyle w:val="ListParagraph"/>
        <w:numPr>
          <w:ilvl w:val="0"/>
          <w:numId w:val="37"/>
        </w:numPr>
        <w:spacing w:line="276" w:lineRule="auto"/>
        <w:jc w:val="both"/>
        <w:rPr>
          <w:rFonts w:ascii="Times New Roman" w:hAnsi="Times New Roman"/>
          <w:sz w:val="26"/>
          <w:szCs w:val="26"/>
        </w:rPr>
      </w:pPr>
      <w:r w:rsidRPr="00A7425F">
        <w:rPr>
          <w:rFonts w:ascii="Times New Roman" w:hAnsi="Times New Roman"/>
          <w:sz w:val="26"/>
          <w:szCs w:val="26"/>
        </w:rPr>
        <w:t>Nhà cung cấp nhận được yêu cầu trả lời lại khách hàng: đồng ý phục vụ hoặc không đồng ý</w:t>
      </w:r>
    </w:p>
    <w:p w14:paraId="6191BA11" w14:textId="59228A2C" w:rsidR="00D162DF" w:rsidRPr="00A7425F" w:rsidRDefault="00D162DF" w:rsidP="00D162DF">
      <w:pPr>
        <w:pStyle w:val="ListParagraph"/>
        <w:numPr>
          <w:ilvl w:val="0"/>
          <w:numId w:val="37"/>
        </w:numPr>
        <w:spacing w:line="276" w:lineRule="auto"/>
        <w:jc w:val="both"/>
        <w:rPr>
          <w:rFonts w:ascii="Times New Roman" w:hAnsi="Times New Roman"/>
          <w:sz w:val="26"/>
          <w:szCs w:val="26"/>
        </w:rPr>
      </w:pPr>
      <w:r w:rsidRPr="00A7425F">
        <w:rPr>
          <w:rFonts w:ascii="Times New Roman" w:hAnsi="Times New Roman"/>
          <w:sz w:val="26"/>
          <w:szCs w:val="26"/>
        </w:rPr>
        <w:t>Khách hàng nhận được trả lời từ nhà cung cấp :</w:t>
      </w:r>
    </w:p>
    <w:p w14:paraId="647A71F7" w14:textId="77777777" w:rsidR="00D162DF" w:rsidRPr="00A7425F" w:rsidRDefault="00D162DF" w:rsidP="00D162DF">
      <w:pPr>
        <w:pStyle w:val="ListParagraph"/>
        <w:spacing w:line="276" w:lineRule="auto"/>
        <w:ind w:left="1440"/>
        <w:jc w:val="both"/>
        <w:rPr>
          <w:rFonts w:ascii="Times New Roman" w:hAnsi="Times New Roman"/>
          <w:sz w:val="26"/>
          <w:szCs w:val="26"/>
        </w:rPr>
      </w:pPr>
      <w:r w:rsidRPr="00A7425F">
        <w:rPr>
          <w:rFonts w:ascii="Times New Roman" w:hAnsi="Times New Roman"/>
          <w:sz w:val="26"/>
          <w:szCs w:val="26"/>
        </w:rPr>
        <w:t>Nếu đồng ý phục vụ : hiển thị vị trí của nhà cung cấp trên bản đồ,  quan sát thấy được nhà cung cấp đang di chuyển.</w:t>
      </w:r>
    </w:p>
    <w:p w14:paraId="48730219" w14:textId="77777777" w:rsidR="00D162DF" w:rsidRPr="00A7425F" w:rsidRDefault="00D162DF" w:rsidP="00D162DF">
      <w:pPr>
        <w:pStyle w:val="ListParagraph"/>
        <w:spacing w:line="276" w:lineRule="auto"/>
        <w:ind w:left="1440"/>
        <w:jc w:val="both"/>
        <w:rPr>
          <w:rFonts w:ascii="Times New Roman" w:hAnsi="Times New Roman"/>
          <w:sz w:val="26"/>
          <w:szCs w:val="26"/>
        </w:rPr>
      </w:pPr>
      <w:r w:rsidRPr="00A7425F">
        <w:rPr>
          <w:rFonts w:ascii="Times New Roman" w:hAnsi="Times New Roman"/>
          <w:sz w:val="26"/>
          <w:szCs w:val="26"/>
        </w:rPr>
        <w:t>Không đông ý: quay lại yêu cầu nhà cung cấp khác</w:t>
      </w:r>
    </w:p>
    <w:p w14:paraId="6D796090" w14:textId="27BEF9D1" w:rsidR="00D162DF" w:rsidRPr="00A7425F" w:rsidRDefault="00D162DF" w:rsidP="00D162DF">
      <w:pPr>
        <w:pStyle w:val="ListParagraph"/>
        <w:numPr>
          <w:ilvl w:val="0"/>
          <w:numId w:val="37"/>
        </w:numPr>
        <w:spacing w:line="276" w:lineRule="auto"/>
        <w:jc w:val="both"/>
        <w:rPr>
          <w:rFonts w:ascii="Times New Roman" w:hAnsi="Times New Roman"/>
          <w:sz w:val="26"/>
          <w:szCs w:val="26"/>
        </w:rPr>
      </w:pPr>
      <w:r w:rsidRPr="00A7425F">
        <w:rPr>
          <w:rFonts w:ascii="Times New Roman" w:hAnsi="Times New Roman"/>
          <w:sz w:val="26"/>
          <w:szCs w:val="26"/>
        </w:rPr>
        <w:t>Việc trao đổi giữa khách hàng với nhà cung cấp đều phải qua server xử lý.</w:t>
      </w:r>
    </w:p>
    <w:p w14:paraId="5C3D7DFC" w14:textId="77777777" w:rsidR="00D162DF" w:rsidRPr="00A7425F" w:rsidRDefault="00D162DF" w:rsidP="00D162DF">
      <w:pPr>
        <w:pStyle w:val="ListParagraph"/>
        <w:spacing w:line="276" w:lineRule="auto"/>
        <w:ind w:left="1440"/>
        <w:jc w:val="both"/>
        <w:rPr>
          <w:rFonts w:ascii="Times New Roman" w:hAnsi="Times New Roman"/>
          <w:sz w:val="26"/>
          <w:szCs w:val="26"/>
        </w:rPr>
      </w:pPr>
    </w:p>
    <w:p w14:paraId="6E3B696D" w14:textId="77777777" w:rsidR="00D162DF" w:rsidRPr="00A7425F" w:rsidRDefault="00D162DF" w:rsidP="00D162DF">
      <w:pPr>
        <w:spacing w:line="276" w:lineRule="auto"/>
        <w:ind w:left="1800"/>
        <w:jc w:val="both"/>
        <w:rPr>
          <w:szCs w:val="26"/>
        </w:rPr>
      </w:pPr>
    </w:p>
    <w:p w14:paraId="762ED750" w14:textId="50059C1A" w:rsidR="00370505" w:rsidRPr="00A7425F" w:rsidRDefault="00C8749B" w:rsidP="008C6949">
      <w:pPr>
        <w:pStyle w:val="Heading2"/>
      </w:pPr>
      <w:bookmarkStart w:id="269" w:name="_Toc262138466"/>
      <w:bookmarkStart w:id="270" w:name="_Toc388288961"/>
      <w:bookmarkStart w:id="271" w:name="_Toc262198058"/>
      <w:bookmarkStart w:id="272" w:name="_Toc263056553"/>
      <w:bookmarkStart w:id="273" w:name="_Toc293773518"/>
      <w:bookmarkStart w:id="274" w:name="_Toc293784707"/>
      <w:bookmarkStart w:id="275" w:name="_Toc293785733"/>
      <w:bookmarkStart w:id="276" w:name="_Toc262138460"/>
      <w:bookmarkStart w:id="277" w:name="_Toc388288955"/>
      <w:bookmarkStart w:id="278" w:name="_Toc262198052"/>
      <w:r w:rsidRPr="00A7425F">
        <w:lastRenderedPageBreak/>
        <w:t>2.4</w:t>
      </w:r>
      <w:r w:rsidR="00370505" w:rsidRPr="00A7425F">
        <w:t>. Thiết kế cơ sở dữ liệu</w:t>
      </w:r>
      <w:bookmarkEnd w:id="269"/>
      <w:bookmarkEnd w:id="270"/>
      <w:bookmarkEnd w:id="271"/>
      <w:bookmarkEnd w:id="272"/>
      <w:bookmarkEnd w:id="273"/>
      <w:bookmarkEnd w:id="274"/>
      <w:bookmarkEnd w:id="275"/>
    </w:p>
    <w:p w14:paraId="7E071231" w14:textId="70066112" w:rsidR="00370505" w:rsidRPr="00A7425F" w:rsidRDefault="00370505" w:rsidP="007E73BE">
      <w:pPr>
        <w:spacing w:line="276" w:lineRule="auto"/>
        <w:ind w:firstLine="720"/>
        <w:jc w:val="both"/>
        <w:rPr>
          <w:szCs w:val="26"/>
        </w:rPr>
      </w:pPr>
      <w:r w:rsidRPr="00A7425F">
        <w:rPr>
          <w:szCs w:val="26"/>
        </w:rPr>
        <w:t>Cơ sở dữ li</w:t>
      </w:r>
      <w:r w:rsidR="006435DA" w:rsidRPr="00A7425F">
        <w:rPr>
          <w:szCs w:val="26"/>
        </w:rPr>
        <w:t>ệu của hệ thống được lưu trữ toàn bộ trên server bao gồm : thông tin</w:t>
      </w:r>
      <w:r w:rsidR="006A71B6" w:rsidRPr="00A7425F">
        <w:rPr>
          <w:szCs w:val="26"/>
        </w:rPr>
        <w:t xml:space="preserve"> các tài khoản của người dùng</w:t>
      </w:r>
      <w:r w:rsidR="00E45F9F" w:rsidRPr="00A7425F">
        <w:rPr>
          <w:szCs w:val="26"/>
        </w:rPr>
        <w:t>, thông tin sản phẩm của</w:t>
      </w:r>
      <w:r w:rsidR="00A035DC" w:rsidRPr="00A7425F">
        <w:rPr>
          <w:szCs w:val="26"/>
        </w:rPr>
        <w:t xml:space="preserve"> </w:t>
      </w:r>
      <w:r w:rsidR="006435DA" w:rsidRPr="00A7425F">
        <w:rPr>
          <w:szCs w:val="26"/>
        </w:rPr>
        <w:t>các nhà cung</w:t>
      </w:r>
      <w:r w:rsidR="00A035DC" w:rsidRPr="00A7425F">
        <w:rPr>
          <w:szCs w:val="26"/>
        </w:rPr>
        <w:t xml:space="preserve"> cấp</w:t>
      </w:r>
      <w:r w:rsidR="006435DA" w:rsidRPr="00A7425F">
        <w:rPr>
          <w:szCs w:val="26"/>
        </w:rPr>
        <w:t>, thông tin c</w:t>
      </w:r>
      <w:r w:rsidR="008C2EBF" w:rsidRPr="00A7425F">
        <w:rPr>
          <w:szCs w:val="26"/>
        </w:rPr>
        <w:t>ủa khách hàng,  ảnh, tin nhắn</w:t>
      </w:r>
      <w:r w:rsidR="004A4495" w:rsidRPr="00A7425F">
        <w:rPr>
          <w:szCs w:val="26"/>
        </w:rPr>
        <w:t>.</w:t>
      </w:r>
      <w:r w:rsidR="00694CEE" w:rsidRPr="00A7425F">
        <w:rPr>
          <w:szCs w:val="26"/>
        </w:rPr>
        <w:t xml:space="preserve"> Do cơ sở dữ liệu được lưu trữ ở GAE Datastore không giống như cơ sở dữ liệu SQL nên </w:t>
      </w:r>
      <w:r w:rsidR="008A0821" w:rsidRPr="00A7425F">
        <w:rPr>
          <w:szCs w:val="26"/>
        </w:rPr>
        <w:t>em</w:t>
      </w:r>
      <w:r w:rsidR="00694CEE" w:rsidRPr="00A7425F">
        <w:rPr>
          <w:szCs w:val="26"/>
        </w:rPr>
        <w:t xml:space="preserve"> sẽ trình bày phần mô tả cơ sở dữ liệu bằng 2 phần: Phần thứ nhất là bảng mô tả và phần thứ hai là lớp được lưu trữ trên Datastore</w:t>
      </w:r>
    </w:p>
    <w:p w14:paraId="7051E4FF" w14:textId="4788334C" w:rsidR="00370505" w:rsidRPr="00A7425F" w:rsidRDefault="00CA240C" w:rsidP="008C6949">
      <w:pPr>
        <w:pStyle w:val="Heading3"/>
      </w:pPr>
      <w:bookmarkStart w:id="279" w:name="_Toc262138467"/>
      <w:bookmarkStart w:id="280" w:name="_Toc388288962"/>
      <w:bookmarkStart w:id="281" w:name="_Toc262198059"/>
      <w:bookmarkStart w:id="282" w:name="_Toc263056554"/>
      <w:bookmarkStart w:id="283" w:name="_Toc293773519"/>
      <w:bookmarkStart w:id="284" w:name="_Toc293784708"/>
      <w:bookmarkStart w:id="285" w:name="_Toc293785734"/>
      <w:r w:rsidRPr="00A7425F">
        <w:t>2</w:t>
      </w:r>
      <w:r w:rsidR="00C8749B" w:rsidRPr="00A7425F">
        <w:t>.4</w:t>
      </w:r>
      <w:r w:rsidR="00CF7083" w:rsidRPr="00A7425F">
        <w:t>.1</w:t>
      </w:r>
      <w:r w:rsidR="00370505" w:rsidRPr="00A7425F">
        <w:t xml:space="preserve">. Dữ liệu </w:t>
      </w:r>
      <w:bookmarkEnd w:id="279"/>
      <w:bookmarkEnd w:id="280"/>
      <w:bookmarkEnd w:id="281"/>
      <w:bookmarkEnd w:id="282"/>
      <w:r w:rsidR="0003550A" w:rsidRPr="00A7425F">
        <w:t xml:space="preserve">thông tin </w:t>
      </w:r>
      <w:r w:rsidR="006A71B6" w:rsidRPr="00A7425F">
        <w:t>tài khoản người dùng</w:t>
      </w:r>
      <w:bookmarkEnd w:id="283"/>
      <w:bookmarkEnd w:id="284"/>
      <w:bookmarkEnd w:id="285"/>
    </w:p>
    <w:p w14:paraId="45603F7E" w14:textId="0092CCF7" w:rsidR="00237DDF" w:rsidRDefault="00D153C4" w:rsidP="00362F4D">
      <w:pPr>
        <w:rPr>
          <w:b/>
        </w:rPr>
      </w:pPr>
      <w:bookmarkStart w:id="286" w:name="_Toc262138468"/>
      <w:bookmarkStart w:id="287" w:name="_Toc388288963"/>
      <w:bookmarkStart w:id="288" w:name="_Toc262198060"/>
      <w:r w:rsidRPr="00A7425F">
        <w:tab/>
      </w:r>
      <w:bookmarkStart w:id="289" w:name="_Toc293754149"/>
      <w:bookmarkStart w:id="290" w:name="_Toc293772892"/>
      <w:r w:rsidRPr="00362F4D">
        <w:rPr>
          <w:b/>
        </w:rPr>
        <w:t>Bảng dữ liệu :</w:t>
      </w:r>
      <w:bookmarkEnd w:id="289"/>
      <w:bookmarkEnd w:id="290"/>
    </w:p>
    <w:p w14:paraId="741552DD" w14:textId="77777777" w:rsidR="00362F4D" w:rsidRPr="00362F4D" w:rsidRDefault="00362F4D" w:rsidP="00362F4D">
      <w:pPr>
        <w:rPr>
          <w:b/>
        </w:rPr>
      </w:pPr>
    </w:p>
    <w:tbl>
      <w:tblPr>
        <w:tblStyle w:val="LightList-Accent11"/>
        <w:tblW w:w="0" w:type="auto"/>
        <w:tblLook w:val="04A0" w:firstRow="1" w:lastRow="0" w:firstColumn="1" w:lastColumn="0" w:noHBand="0" w:noVBand="1"/>
      </w:tblPr>
      <w:tblGrid>
        <w:gridCol w:w="1799"/>
        <w:gridCol w:w="1799"/>
        <w:gridCol w:w="1010"/>
        <w:gridCol w:w="900"/>
        <w:gridCol w:w="3490"/>
      </w:tblGrid>
      <w:tr w:rsidR="00816505" w:rsidRPr="00A7425F" w14:paraId="3D3E37F4" w14:textId="77777777" w:rsidTr="006F63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24D7C06F" w14:textId="6266798A" w:rsidR="00D153C4" w:rsidRPr="00A7425F" w:rsidRDefault="00D153C4" w:rsidP="00D153C4">
            <w:pPr>
              <w:rPr>
                <w:szCs w:val="26"/>
              </w:rPr>
            </w:pPr>
            <w:r w:rsidRPr="00A7425F">
              <w:rPr>
                <w:szCs w:val="26"/>
              </w:rPr>
              <w:t>Tên cột</w:t>
            </w:r>
          </w:p>
        </w:tc>
        <w:tc>
          <w:tcPr>
            <w:tcW w:w="1799" w:type="dxa"/>
          </w:tcPr>
          <w:p w14:paraId="03FE3979" w14:textId="31CDF222" w:rsidR="00D153C4" w:rsidRPr="00A7425F" w:rsidRDefault="00D153C4" w:rsidP="00D153C4">
            <w:pPr>
              <w:cnfStyle w:val="100000000000" w:firstRow="1" w:lastRow="0" w:firstColumn="0" w:lastColumn="0" w:oddVBand="0" w:evenVBand="0" w:oddHBand="0" w:evenHBand="0" w:firstRowFirstColumn="0" w:firstRowLastColumn="0" w:lastRowFirstColumn="0" w:lastRowLastColumn="0"/>
              <w:rPr>
                <w:szCs w:val="26"/>
              </w:rPr>
            </w:pPr>
            <w:r w:rsidRPr="00A7425F">
              <w:rPr>
                <w:szCs w:val="26"/>
              </w:rPr>
              <w:t>Kiểu dữ liệu</w:t>
            </w:r>
          </w:p>
        </w:tc>
        <w:tc>
          <w:tcPr>
            <w:tcW w:w="1010" w:type="dxa"/>
          </w:tcPr>
          <w:p w14:paraId="4AEF8497" w14:textId="44CEC736" w:rsidR="00D153C4" w:rsidRPr="00A7425F" w:rsidRDefault="00D153C4" w:rsidP="00D153C4">
            <w:pPr>
              <w:cnfStyle w:val="100000000000" w:firstRow="1" w:lastRow="0" w:firstColumn="0" w:lastColumn="0" w:oddVBand="0" w:evenVBand="0" w:oddHBand="0" w:evenHBand="0" w:firstRowFirstColumn="0" w:firstRowLastColumn="0" w:lastRowFirstColumn="0" w:lastRowLastColumn="0"/>
              <w:rPr>
                <w:szCs w:val="26"/>
              </w:rPr>
            </w:pPr>
            <w:r w:rsidRPr="00A7425F">
              <w:rPr>
                <w:szCs w:val="26"/>
              </w:rPr>
              <w:t>Null</w:t>
            </w:r>
          </w:p>
        </w:tc>
        <w:tc>
          <w:tcPr>
            <w:tcW w:w="900" w:type="dxa"/>
          </w:tcPr>
          <w:p w14:paraId="61BE6015" w14:textId="4BBD39AF" w:rsidR="00D153C4" w:rsidRPr="00A7425F" w:rsidRDefault="00D153C4" w:rsidP="00D153C4">
            <w:pPr>
              <w:cnfStyle w:val="100000000000" w:firstRow="1" w:lastRow="0" w:firstColumn="0" w:lastColumn="0" w:oddVBand="0" w:evenVBand="0" w:oddHBand="0" w:evenHBand="0" w:firstRowFirstColumn="0" w:firstRowLastColumn="0" w:lastRowFirstColumn="0" w:lastRowLastColumn="0"/>
              <w:rPr>
                <w:szCs w:val="26"/>
              </w:rPr>
            </w:pPr>
            <w:r w:rsidRPr="00A7425F">
              <w:rPr>
                <w:szCs w:val="26"/>
              </w:rPr>
              <w:t>PK</w:t>
            </w:r>
          </w:p>
        </w:tc>
        <w:tc>
          <w:tcPr>
            <w:tcW w:w="3490" w:type="dxa"/>
          </w:tcPr>
          <w:p w14:paraId="5F78ED8E" w14:textId="772917C8" w:rsidR="00D153C4" w:rsidRPr="00A7425F" w:rsidRDefault="00D153C4" w:rsidP="00D153C4">
            <w:pPr>
              <w:cnfStyle w:val="100000000000" w:firstRow="1" w:lastRow="0" w:firstColumn="0" w:lastColumn="0" w:oddVBand="0" w:evenVBand="0" w:oddHBand="0" w:evenHBand="0" w:firstRowFirstColumn="0" w:firstRowLastColumn="0" w:lastRowFirstColumn="0" w:lastRowLastColumn="0"/>
              <w:rPr>
                <w:szCs w:val="26"/>
              </w:rPr>
            </w:pPr>
            <w:r w:rsidRPr="00A7425F">
              <w:rPr>
                <w:szCs w:val="26"/>
              </w:rPr>
              <w:t>Mô tả</w:t>
            </w:r>
          </w:p>
        </w:tc>
      </w:tr>
      <w:tr w:rsidR="00816505" w:rsidRPr="00A7425F" w14:paraId="0F59478A" w14:textId="77777777" w:rsidTr="006F6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16F55D8A" w14:textId="49B40DBA" w:rsidR="00D153C4" w:rsidRPr="00A7425F" w:rsidRDefault="00816505" w:rsidP="00D153C4">
            <w:pPr>
              <w:rPr>
                <w:szCs w:val="26"/>
              </w:rPr>
            </w:pPr>
            <w:r w:rsidRPr="00A7425F">
              <w:rPr>
                <w:szCs w:val="26"/>
              </w:rPr>
              <w:t>UserID</w:t>
            </w:r>
          </w:p>
        </w:tc>
        <w:tc>
          <w:tcPr>
            <w:tcW w:w="1799" w:type="dxa"/>
          </w:tcPr>
          <w:p w14:paraId="5E123F10" w14:textId="1B7F83B8" w:rsidR="00D153C4" w:rsidRPr="00A7425F" w:rsidRDefault="00816505" w:rsidP="00D153C4">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String</w:t>
            </w:r>
          </w:p>
        </w:tc>
        <w:tc>
          <w:tcPr>
            <w:tcW w:w="1010" w:type="dxa"/>
          </w:tcPr>
          <w:p w14:paraId="7D0A3109" w14:textId="2373DE7E" w:rsidR="00D153C4" w:rsidRPr="00A7425F" w:rsidRDefault="00816505" w:rsidP="00D153C4">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No</w:t>
            </w:r>
          </w:p>
        </w:tc>
        <w:tc>
          <w:tcPr>
            <w:tcW w:w="900" w:type="dxa"/>
          </w:tcPr>
          <w:p w14:paraId="0B081983" w14:textId="02C75213" w:rsidR="00D153C4" w:rsidRPr="00A7425F" w:rsidRDefault="00816505" w:rsidP="00D153C4">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Yes</w:t>
            </w:r>
          </w:p>
        </w:tc>
        <w:tc>
          <w:tcPr>
            <w:tcW w:w="3490" w:type="dxa"/>
          </w:tcPr>
          <w:p w14:paraId="50C77827" w14:textId="054665AE" w:rsidR="00D153C4" w:rsidRPr="00A7425F" w:rsidRDefault="00816505" w:rsidP="00D153C4">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Mã người dùng</w:t>
            </w:r>
          </w:p>
        </w:tc>
      </w:tr>
      <w:tr w:rsidR="00816505" w:rsidRPr="00A7425F" w14:paraId="650A1D58" w14:textId="77777777" w:rsidTr="006F6385">
        <w:tc>
          <w:tcPr>
            <w:cnfStyle w:val="001000000000" w:firstRow="0" w:lastRow="0" w:firstColumn="1" w:lastColumn="0" w:oddVBand="0" w:evenVBand="0" w:oddHBand="0" w:evenHBand="0" w:firstRowFirstColumn="0" w:firstRowLastColumn="0" w:lastRowFirstColumn="0" w:lastRowLastColumn="0"/>
            <w:tcW w:w="1799" w:type="dxa"/>
          </w:tcPr>
          <w:p w14:paraId="6F1A24AA" w14:textId="78B76BC5" w:rsidR="00D153C4" w:rsidRPr="00A7425F" w:rsidRDefault="00816505" w:rsidP="00D153C4">
            <w:pPr>
              <w:rPr>
                <w:szCs w:val="26"/>
              </w:rPr>
            </w:pPr>
            <w:r w:rsidRPr="00A7425F">
              <w:rPr>
                <w:szCs w:val="26"/>
              </w:rPr>
              <w:t>Username</w:t>
            </w:r>
          </w:p>
        </w:tc>
        <w:tc>
          <w:tcPr>
            <w:tcW w:w="1799" w:type="dxa"/>
          </w:tcPr>
          <w:p w14:paraId="58FD7C0D" w14:textId="0A2A373F" w:rsidR="00D153C4" w:rsidRPr="00A7425F" w:rsidRDefault="00816505" w:rsidP="00D153C4">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String</w:t>
            </w:r>
          </w:p>
        </w:tc>
        <w:tc>
          <w:tcPr>
            <w:tcW w:w="1010" w:type="dxa"/>
          </w:tcPr>
          <w:p w14:paraId="0F8CE6F4" w14:textId="619F8A5A" w:rsidR="00D153C4" w:rsidRPr="00A7425F" w:rsidRDefault="00816505" w:rsidP="00D153C4">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No</w:t>
            </w:r>
          </w:p>
        </w:tc>
        <w:tc>
          <w:tcPr>
            <w:tcW w:w="900" w:type="dxa"/>
          </w:tcPr>
          <w:p w14:paraId="2B84C528" w14:textId="77777777" w:rsidR="00D153C4" w:rsidRPr="00A7425F" w:rsidRDefault="00D153C4" w:rsidP="00D153C4">
            <w:pPr>
              <w:cnfStyle w:val="000000000000" w:firstRow="0" w:lastRow="0" w:firstColumn="0" w:lastColumn="0" w:oddVBand="0" w:evenVBand="0" w:oddHBand="0" w:evenHBand="0" w:firstRowFirstColumn="0" w:firstRowLastColumn="0" w:lastRowFirstColumn="0" w:lastRowLastColumn="0"/>
              <w:rPr>
                <w:szCs w:val="26"/>
              </w:rPr>
            </w:pPr>
          </w:p>
        </w:tc>
        <w:tc>
          <w:tcPr>
            <w:tcW w:w="3490" w:type="dxa"/>
          </w:tcPr>
          <w:p w14:paraId="1F8C50F2" w14:textId="70874948" w:rsidR="00D153C4" w:rsidRPr="00A7425F" w:rsidRDefault="00816505" w:rsidP="00D153C4">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Tên đăng nhập</w:t>
            </w:r>
          </w:p>
        </w:tc>
      </w:tr>
      <w:tr w:rsidR="00816505" w:rsidRPr="00A7425F" w14:paraId="1582EE45" w14:textId="77777777" w:rsidTr="006F6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5014931B" w14:textId="2FAE612C" w:rsidR="00D153C4" w:rsidRPr="00A7425F" w:rsidRDefault="00816505" w:rsidP="00D153C4">
            <w:pPr>
              <w:rPr>
                <w:szCs w:val="26"/>
              </w:rPr>
            </w:pPr>
            <w:r w:rsidRPr="00A7425F">
              <w:rPr>
                <w:szCs w:val="26"/>
              </w:rPr>
              <w:t>Password</w:t>
            </w:r>
          </w:p>
        </w:tc>
        <w:tc>
          <w:tcPr>
            <w:tcW w:w="1799" w:type="dxa"/>
          </w:tcPr>
          <w:p w14:paraId="405C605B" w14:textId="1B265CD7" w:rsidR="00D153C4" w:rsidRPr="00A7425F" w:rsidRDefault="00816505" w:rsidP="00816505">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String</w:t>
            </w:r>
          </w:p>
        </w:tc>
        <w:tc>
          <w:tcPr>
            <w:tcW w:w="1010" w:type="dxa"/>
          </w:tcPr>
          <w:p w14:paraId="32E94BF7" w14:textId="408B8B0B" w:rsidR="00D153C4" w:rsidRPr="00A7425F" w:rsidRDefault="00816505" w:rsidP="00D153C4">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No</w:t>
            </w:r>
          </w:p>
        </w:tc>
        <w:tc>
          <w:tcPr>
            <w:tcW w:w="900" w:type="dxa"/>
          </w:tcPr>
          <w:p w14:paraId="3B141274" w14:textId="77777777" w:rsidR="00D153C4" w:rsidRPr="00A7425F" w:rsidRDefault="00D153C4" w:rsidP="00D153C4">
            <w:pPr>
              <w:cnfStyle w:val="000000100000" w:firstRow="0" w:lastRow="0" w:firstColumn="0" w:lastColumn="0" w:oddVBand="0" w:evenVBand="0" w:oddHBand="1" w:evenHBand="0" w:firstRowFirstColumn="0" w:firstRowLastColumn="0" w:lastRowFirstColumn="0" w:lastRowLastColumn="0"/>
              <w:rPr>
                <w:szCs w:val="26"/>
              </w:rPr>
            </w:pPr>
          </w:p>
        </w:tc>
        <w:tc>
          <w:tcPr>
            <w:tcW w:w="3490" w:type="dxa"/>
          </w:tcPr>
          <w:p w14:paraId="0C14D02C" w14:textId="2D064C1A" w:rsidR="00D153C4" w:rsidRPr="00A7425F" w:rsidRDefault="00816505" w:rsidP="00D153C4">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Mật khẩu</w:t>
            </w:r>
          </w:p>
        </w:tc>
      </w:tr>
      <w:tr w:rsidR="00816505" w:rsidRPr="00A7425F" w14:paraId="3FD7276E" w14:textId="77777777" w:rsidTr="006F6385">
        <w:tc>
          <w:tcPr>
            <w:cnfStyle w:val="001000000000" w:firstRow="0" w:lastRow="0" w:firstColumn="1" w:lastColumn="0" w:oddVBand="0" w:evenVBand="0" w:oddHBand="0" w:evenHBand="0" w:firstRowFirstColumn="0" w:firstRowLastColumn="0" w:lastRowFirstColumn="0" w:lastRowLastColumn="0"/>
            <w:tcW w:w="1799" w:type="dxa"/>
          </w:tcPr>
          <w:p w14:paraId="5AFB8F14" w14:textId="4FD2B185" w:rsidR="00D153C4" w:rsidRPr="00A7425F" w:rsidRDefault="00816505" w:rsidP="00D153C4">
            <w:pPr>
              <w:rPr>
                <w:szCs w:val="26"/>
              </w:rPr>
            </w:pPr>
            <w:r w:rsidRPr="00A7425F">
              <w:rPr>
                <w:szCs w:val="26"/>
              </w:rPr>
              <w:t>Type</w:t>
            </w:r>
          </w:p>
        </w:tc>
        <w:tc>
          <w:tcPr>
            <w:tcW w:w="1799" w:type="dxa"/>
          </w:tcPr>
          <w:p w14:paraId="7FACCD13" w14:textId="1BCA959A" w:rsidR="00D153C4" w:rsidRPr="00A7425F" w:rsidRDefault="00816505" w:rsidP="00D153C4">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Interger</w:t>
            </w:r>
          </w:p>
        </w:tc>
        <w:tc>
          <w:tcPr>
            <w:tcW w:w="1010" w:type="dxa"/>
          </w:tcPr>
          <w:p w14:paraId="234457CD" w14:textId="4461F17F" w:rsidR="00D153C4" w:rsidRPr="00A7425F" w:rsidRDefault="00816505" w:rsidP="00D153C4">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No</w:t>
            </w:r>
          </w:p>
        </w:tc>
        <w:tc>
          <w:tcPr>
            <w:tcW w:w="900" w:type="dxa"/>
          </w:tcPr>
          <w:p w14:paraId="0FE91DBB" w14:textId="77777777" w:rsidR="00D153C4" w:rsidRPr="00A7425F" w:rsidRDefault="00D153C4" w:rsidP="00D153C4">
            <w:pPr>
              <w:cnfStyle w:val="000000000000" w:firstRow="0" w:lastRow="0" w:firstColumn="0" w:lastColumn="0" w:oddVBand="0" w:evenVBand="0" w:oddHBand="0" w:evenHBand="0" w:firstRowFirstColumn="0" w:firstRowLastColumn="0" w:lastRowFirstColumn="0" w:lastRowLastColumn="0"/>
              <w:rPr>
                <w:szCs w:val="26"/>
              </w:rPr>
            </w:pPr>
          </w:p>
        </w:tc>
        <w:tc>
          <w:tcPr>
            <w:tcW w:w="3490" w:type="dxa"/>
          </w:tcPr>
          <w:p w14:paraId="7D2642A1" w14:textId="7CDFE2E9" w:rsidR="00D153C4" w:rsidRPr="00A7425F" w:rsidRDefault="00816505" w:rsidP="00D153C4">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Kiểu người dùng</w:t>
            </w:r>
          </w:p>
        </w:tc>
      </w:tr>
      <w:tr w:rsidR="00816505" w:rsidRPr="00A7425F" w14:paraId="1BA750C6" w14:textId="77777777" w:rsidTr="006F6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3C107410" w14:textId="60F121AB" w:rsidR="00D153C4" w:rsidRPr="00A7425F" w:rsidRDefault="00816505" w:rsidP="00D153C4">
            <w:pPr>
              <w:rPr>
                <w:szCs w:val="26"/>
              </w:rPr>
            </w:pPr>
            <w:r w:rsidRPr="00A7425F">
              <w:rPr>
                <w:szCs w:val="26"/>
              </w:rPr>
              <w:t>UserToken</w:t>
            </w:r>
          </w:p>
        </w:tc>
        <w:tc>
          <w:tcPr>
            <w:tcW w:w="1799" w:type="dxa"/>
          </w:tcPr>
          <w:p w14:paraId="5E416021" w14:textId="29C46020" w:rsidR="00D153C4" w:rsidRPr="00A7425F" w:rsidRDefault="00816505" w:rsidP="00816505">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String</w:t>
            </w:r>
          </w:p>
        </w:tc>
        <w:tc>
          <w:tcPr>
            <w:tcW w:w="1010" w:type="dxa"/>
          </w:tcPr>
          <w:p w14:paraId="0D11B56C" w14:textId="7C7A806E" w:rsidR="00D153C4" w:rsidRPr="00A7425F" w:rsidRDefault="00816505" w:rsidP="00D153C4">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No</w:t>
            </w:r>
          </w:p>
        </w:tc>
        <w:tc>
          <w:tcPr>
            <w:tcW w:w="900" w:type="dxa"/>
          </w:tcPr>
          <w:p w14:paraId="7B69A521" w14:textId="77777777" w:rsidR="00D153C4" w:rsidRPr="00A7425F" w:rsidRDefault="00D153C4" w:rsidP="00D153C4">
            <w:pPr>
              <w:cnfStyle w:val="000000100000" w:firstRow="0" w:lastRow="0" w:firstColumn="0" w:lastColumn="0" w:oddVBand="0" w:evenVBand="0" w:oddHBand="1" w:evenHBand="0" w:firstRowFirstColumn="0" w:firstRowLastColumn="0" w:lastRowFirstColumn="0" w:lastRowLastColumn="0"/>
              <w:rPr>
                <w:szCs w:val="26"/>
              </w:rPr>
            </w:pPr>
          </w:p>
        </w:tc>
        <w:tc>
          <w:tcPr>
            <w:tcW w:w="3490" w:type="dxa"/>
          </w:tcPr>
          <w:p w14:paraId="1EF0EC56" w14:textId="3F04B235" w:rsidR="00D153C4" w:rsidRPr="00A7425F" w:rsidRDefault="00816505" w:rsidP="00D153C4">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Token cấp cho người dùng</w:t>
            </w:r>
          </w:p>
        </w:tc>
      </w:tr>
      <w:tr w:rsidR="00816505" w:rsidRPr="00A7425F" w14:paraId="6F286866" w14:textId="77777777" w:rsidTr="006F6385">
        <w:tc>
          <w:tcPr>
            <w:cnfStyle w:val="001000000000" w:firstRow="0" w:lastRow="0" w:firstColumn="1" w:lastColumn="0" w:oddVBand="0" w:evenVBand="0" w:oddHBand="0" w:evenHBand="0" w:firstRowFirstColumn="0" w:firstRowLastColumn="0" w:lastRowFirstColumn="0" w:lastRowLastColumn="0"/>
            <w:tcW w:w="1799" w:type="dxa"/>
          </w:tcPr>
          <w:p w14:paraId="7CD271E0" w14:textId="1DA57B9C" w:rsidR="00D153C4" w:rsidRPr="00A7425F" w:rsidRDefault="00816505" w:rsidP="00D153C4">
            <w:pPr>
              <w:rPr>
                <w:szCs w:val="26"/>
              </w:rPr>
            </w:pPr>
            <w:r w:rsidRPr="00A7425F">
              <w:rPr>
                <w:szCs w:val="26"/>
              </w:rPr>
              <w:t>UserLocation</w:t>
            </w:r>
          </w:p>
        </w:tc>
        <w:tc>
          <w:tcPr>
            <w:tcW w:w="1799" w:type="dxa"/>
          </w:tcPr>
          <w:p w14:paraId="30679630" w14:textId="6DA8720E" w:rsidR="00D153C4" w:rsidRPr="00A7425F" w:rsidRDefault="00816505" w:rsidP="00D153C4">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String</w:t>
            </w:r>
          </w:p>
        </w:tc>
        <w:tc>
          <w:tcPr>
            <w:tcW w:w="1010" w:type="dxa"/>
          </w:tcPr>
          <w:p w14:paraId="10F97400" w14:textId="029E005D" w:rsidR="00D153C4" w:rsidRPr="00A7425F" w:rsidRDefault="00816505" w:rsidP="00D153C4">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No</w:t>
            </w:r>
          </w:p>
        </w:tc>
        <w:tc>
          <w:tcPr>
            <w:tcW w:w="900" w:type="dxa"/>
          </w:tcPr>
          <w:p w14:paraId="4CE3DF31" w14:textId="77777777" w:rsidR="00D153C4" w:rsidRPr="00A7425F" w:rsidRDefault="00D153C4" w:rsidP="00D153C4">
            <w:pPr>
              <w:cnfStyle w:val="000000000000" w:firstRow="0" w:lastRow="0" w:firstColumn="0" w:lastColumn="0" w:oddVBand="0" w:evenVBand="0" w:oddHBand="0" w:evenHBand="0" w:firstRowFirstColumn="0" w:firstRowLastColumn="0" w:lastRowFirstColumn="0" w:lastRowLastColumn="0"/>
              <w:rPr>
                <w:szCs w:val="26"/>
              </w:rPr>
            </w:pPr>
          </w:p>
        </w:tc>
        <w:tc>
          <w:tcPr>
            <w:tcW w:w="3490" w:type="dxa"/>
          </w:tcPr>
          <w:p w14:paraId="5CF647AC" w14:textId="1A234506" w:rsidR="00D153C4" w:rsidRPr="00A7425F" w:rsidRDefault="00816505" w:rsidP="00D153C4">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Vị trí của người dùng</w:t>
            </w:r>
          </w:p>
        </w:tc>
      </w:tr>
      <w:tr w:rsidR="00816505" w:rsidRPr="00A7425F" w14:paraId="0DE194B8" w14:textId="77777777" w:rsidTr="006F6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7C3A05DD" w14:textId="7083C505" w:rsidR="00D153C4" w:rsidRPr="00A7425F" w:rsidRDefault="00816505" w:rsidP="00D153C4">
            <w:pPr>
              <w:rPr>
                <w:szCs w:val="26"/>
              </w:rPr>
            </w:pPr>
            <w:r w:rsidRPr="00A7425F">
              <w:rPr>
                <w:szCs w:val="26"/>
              </w:rPr>
              <w:t>StateOnOff</w:t>
            </w:r>
          </w:p>
        </w:tc>
        <w:tc>
          <w:tcPr>
            <w:tcW w:w="1799" w:type="dxa"/>
          </w:tcPr>
          <w:p w14:paraId="58FFF661" w14:textId="45DA04AA" w:rsidR="00D153C4" w:rsidRPr="00A7425F" w:rsidRDefault="00816505" w:rsidP="00D153C4">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Interger</w:t>
            </w:r>
          </w:p>
        </w:tc>
        <w:tc>
          <w:tcPr>
            <w:tcW w:w="1010" w:type="dxa"/>
          </w:tcPr>
          <w:p w14:paraId="6E9BD442" w14:textId="0280A1C4" w:rsidR="00D153C4" w:rsidRPr="00A7425F" w:rsidRDefault="00816505" w:rsidP="00D153C4">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No</w:t>
            </w:r>
          </w:p>
        </w:tc>
        <w:tc>
          <w:tcPr>
            <w:tcW w:w="900" w:type="dxa"/>
          </w:tcPr>
          <w:p w14:paraId="6B2ACCD4" w14:textId="77777777" w:rsidR="00D153C4" w:rsidRPr="00A7425F" w:rsidRDefault="00D153C4" w:rsidP="00D153C4">
            <w:pPr>
              <w:cnfStyle w:val="000000100000" w:firstRow="0" w:lastRow="0" w:firstColumn="0" w:lastColumn="0" w:oddVBand="0" w:evenVBand="0" w:oddHBand="1" w:evenHBand="0" w:firstRowFirstColumn="0" w:firstRowLastColumn="0" w:lastRowFirstColumn="0" w:lastRowLastColumn="0"/>
              <w:rPr>
                <w:szCs w:val="26"/>
              </w:rPr>
            </w:pPr>
          </w:p>
        </w:tc>
        <w:tc>
          <w:tcPr>
            <w:tcW w:w="3490" w:type="dxa"/>
          </w:tcPr>
          <w:p w14:paraId="6400CDBC" w14:textId="708510E5" w:rsidR="00D153C4" w:rsidRPr="00A7425F" w:rsidRDefault="00816505" w:rsidP="00D153C4">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Trạng thái đăng nhập</w:t>
            </w:r>
          </w:p>
        </w:tc>
      </w:tr>
    </w:tbl>
    <w:p w14:paraId="28A9E245" w14:textId="77777777" w:rsidR="00090331" w:rsidRDefault="00090331" w:rsidP="003413B5">
      <w:pPr>
        <w:jc w:val="center"/>
        <w:rPr>
          <w:b/>
          <w:i/>
          <w:szCs w:val="26"/>
        </w:rPr>
      </w:pPr>
    </w:p>
    <w:p w14:paraId="3D04013F" w14:textId="039FF7C5" w:rsidR="006F6385" w:rsidRPr="00EC1E41" w:rsidRDefault="006F6385" w:rsidP="003413B5">
      <w:pPr>
        <w:jc w:val="center"/>
        <w:rPr>
          <w:b/>
          <w:i/>
          <w:szCs w:val="26"/>
        </w:rPr>
      </w:pPr>
      <w:r w:rsidRPr="00EC1E41">
        <w:rPr>
          <w:b/>
          <w:i/>
          <w:szCs w:val="26"/>
        </w:rPr>
        <w:t>Bảng</w:t>
      </w:r>
      <w:r w:rsidR="00D12EBE" w:rsidRPr="00EC1E41">
        <w:rPr>
          <w:b/>
          <w:i/>
          <w:szCs w:val="26"/>
        </w:rPr>
        <w:t xml:space="preserve"> 8</w:t>
      </w:r>
      <w:r w:rsidR="00D467AC" w:rsidRPr="00EC1E41">
        <w:rPr>
          <w:b/>
          <w:i/>
          <w:szCs w:val="26"/>
        </w:rPr>
        <w:t xml:space="preserve"> - </w:t>
      </w:r>
      <w:r w:rsidRPr="00EC1E41">
        <w:rPr>
          <w:b/>
          <w:i/>
          <w:szCs w:val="26"/>
        </w:rPr>
        <w:t>Tài khoản của người dùng</w:t>
      </w:r>
    </w:p>
    <w:p w14:paraId="4D340457" w14:textId="77777777" w:rsidR="001C6722" w:rsidRPr="00A7425F" w:rsidRDefault="001C6722" w:rsidP="003413B5">
      <w:pPr>
        <w:jc w:val="center"/>
        <w:rPr>
          <w:b/>
          <w:szCs w:val="26"/>
        </w:rPr>
      </w:pPr>
    </w:p>
    <w:p w14:paraId="5F976F0C" w14:textId="09F6FCA6" w:rsidR="001C6722" w:rsidRPr="00A7425F" w:rsidRDefault="0099593E" w:rsidP="0099593E">
      <w:pPr>
        <w:widowControl w:val="0"/>
        <w:autoSpaceDE w:val="0"/>
        <w:autoSpaceDN w:val="0"/>
        <w:adjustRightInd w:val="0"/>
        <w:rPr>
          <w:szCs w:val="26"/>
        </w:rPr>
      </w:pPr>
      <w:r w:rsidRPr="00A7425F">
        <w:rPr>
          <w:color w:val="646464"/>
          <w:szCs w:val="26"/>
        </w:rPr>
        <w:t>@Entity</w:t>
      </w:r>
    </w:p>
    <w:p w14:paraId="1286BE00" w14:textId="0B25EBA5" w:rsidR="003413B5" w:rsidRPr="00A7425F" w:rsidRDefault="003413B5" w:rsidP="003413B5">
      <w:pPr>
        <w:widowControl w:val="0"/>
        <w:autoSpaceDE w:val="0"/>
        <w:autoSpaceDN w:val="0"/>
        <w:adjustRightInd w:val="0"/>
        <w:rPr>
          <w:szCs w:val="26"/>
        </w:rPr>
      </w:pPr>
      <w:r w:rsidRPr="00A7425F">
        <w:rPr>
          <w:b/>
          <w:bCs/>
          <w:color w:val="7F0055"/>
          <w:szCs w:val="26"/>
        </w:rPr>
        <w:t>public</w:t>
      </w:r>
      <w:r w:rsidRPr="00A7425F">
        <w:rPr>
          <w:color w:val="000000"/>
          <w:szCs w:val="26"/>
        </w:rPr>
        <w:t xml:space="preserve"> </w:t>
      </w:r>
      <w:r w:rsidRPr="00A7425F">
        <w:rPr>
          <w:b/>
          <w:bCs/>
          <w:color w:val="7F0055"/>
          <w:szCs w:val="26"/>
        </w:rPr>
        <w:t>class</w:t>
      </w:r>
      <w:r w:rsidRPr="00A7425F">
        <w:rPr>
          <w:color w:val="000000"/>
          <w:szCs w:val="26"/>
        </w:rPr>
        <w:t xml:space="preserve"> UserInfo</w:t>
      </w:r>
      <w:r w:rsidR="001C6722" w:rsidRPr="00A7425F">
        <w:rPr>
          <w:color w:val="000000"/>
          <w:szCs w:val="26"/>
        </w:rPr>
        <w:t xml:space="preserve"> </w:t>
      </w:r>
      <w:r w:rsidRPr="00A7425F">
        <w:rPr>
          <w:b/>
          <w:bCs/>
          <w:color w:val="7F0055"/>
          <w:szCs w:val="26"/>
        </w:rPr>
        <w:t>implements</w:t>
      </w:r>
      <w:r w:rsidR="001C6722" w:rsidRPr="00A7425F">
        <w:rPr>
          <w:b/>
          <w:bCs/>
          <w:color w:val="7F0055"/>
          <w:szCs w:val="26"/>
        </w:rPr>
        <w:t xml:space="preserve"> </w:t>
      </w:r>
      <w:r w:rsidRPr="00A7425F">
        <w:rPr>
          <w:color w:val="000000"/>
          <w:szCs w:val="26"/>
        </w:rPr>
        <w:t>Serializable {</w:t>
      </w:r>
      <w:r w:rsidRPr="00A7425F">
        <w:rPr>
          <w:color w:val="000000"/>
          <w:szCs w:val="26"/>
        </w:rPr>
        <w:tab/>
      </w:r>
    </w:p>
    <w:p w14:paraId="5633C34A" w14:textId="77777777" w:rsidR="003413B5" w:rsidRPr="00A7425F" w:rsidRDefault="003413B5" w:rsidP="003413B5">
      <w:pPr>
        <w:widowControl w:val="0"/>
        <w:autoSpaceDE w:val="0"/>
        <w:autoSpaceDN w:val="0"/>
        <w:adjustRightInd w:val="0"/>
        <w:rPr>
          <w:szCs w:val="26"/>
        </w:rPr>
      </w:pPr>
      <w:r w:rsidRPr="00A7425F">
        <w:rPr>
          <w:color w:val="000000"/>
          <w:szCs w:val="26"/>
        </w:rPr>
        <w:tab/>
      </w:r>
      <w:r w:rsidRPr="00A7425F">
        <w:rPr>
          <w:color w:val="646464"/>
          <w:szCs w:val="26"/>
        </w:rPr>
        <w:t>@Id</w:t>
      </w:r>
      <w:r w:rsidRPr="00A7425F">
        <w:rPr>
          <w:color w:val="000000"/>
          <w:szCs w:val="26"/>
        </w:rPr>
        <w:t xml:space="preserve"> </w:t>
      </w:r>
      <w:r w:rsidRPr="00A7425F">
        <w:rPr>
          <w:b/>
          <w:bCs/>
          <w:color w:val="7F0055"/>
          <w:szCs w:val="26"/>
        </w:rPr>
        <w:t>private</w:t>
      </w:r>
      <w:r w:rsidRPr="00A7425F">
        <w:rPr>
          <w:color w:val="000000"/>
          <w:szCs w:val="26"/>
        </w:rPr>
        <w:t xml:space="preserve"> Long </w:t>
      </w:r>
      <w:r w:rsidRPr="00A7425F">
        <w:rPr>
          <w:color w:val="0000C0"/>
          <w:szCs w:val="26"/>
        </w:rPr>
        <w:t>id</w:t>
      </w:r>
      <w:r w:rsidRPr="00A7425F">
        <w:rPr>
          <w:color w:val="000000"/>
          <w:szCs w:val="26"/>
        </w:rPr>
        <w:t>;</w:t>
      </w:r>
    </w:p>
    <w:p w14:paraId="1AD7DE0E" w14:textId="77777777" w:rsidR="003413B5" w:rsidRPr="00A7425F" w:rsidRDefault="003413B5" w:rsidP="003413B5">
      <w:pPr>
        <w:widowControl w:val="0"/>
        <w:autoSpaceDE w:val="0"/>
        <w:autoSpaceDN w:val="0"/>
        <w:adjustRightInd w:val="0"/>
        <w:rPr>
          <w:szCs w:val="26"/>
        </w:rPr>
      </w:pPr>
      <w:r w:rsidRPr="00A7425F">
        <w:rPr>
          <w:color w:val="000000"/>
          <w:szCs w:val="26"/>
        </w:rPr>
        <w:tab/>
      </w: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String </w:t>
      </w:r>
      <w:r w:rsidRPr="00A7425F">
        <w:rPr>
          <w:color w:val="0000C0"/>
          <w:szCs w:val="26"/>
        </w:rPr>
        <w:t>username</w:t>
      </w:r>
      <w:r w:rsidRPr="00A7425F">
        <w:rPr>
          <w:color w:val="000000"/>
          <w:szCs w:val="26"/>
        </w:rPr>
        <w:t>;</w:t>
      </w:r>
    </w:p>
    <w:p w14:paraId="666E6F56" w14:textId="77777777" w:rsidR="003413B5" w:rsidRPr="00A7425F" w:rsidRDefault="003413B5" w:rsidP="003413B5">
      <w:pPr>
        <w:widowControl w:val="0"/>
        <w:autoSpaceDE w:val="0"/>
        <w:autoSpaceDN w:val="0"/>
        <w:adjustRightInd w:val="0"/>
        <w:rPr>
          <w:szCs w:val="26"/>
        </w:rPr>
      </w:pPr>
      <w:r w:rsidRPr="00A7425F">
        <w:rPr>
          <w:color w:val="000000"/>
          <w:szCs w:val="26"/>
        </w:rPr>
        <w:tab/>
      </w: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String </w:t>
      </w:r>
      <w:r w:rsidRPr="00A7425F">
        <w:rPr>
          <w:color w:val="0000C0"/>
          <w:szCs w:val="26"/>
        </w:rPr>
        <w:t>password</w:t>
      </w:r>
      <w:r w:rsidRPr="00A7425F">
        <w:rPr>
          <w:color w:val="000000"/>
          <w:szCs w:val="26"/>
        </w:rPr>
        <w:t>;</w:t>
      </w:r>
    </w:p>
    <w:p w14:paraId="35B2358C" w14:textId="0B1A68D2" w:rsidR="003413B5" w:rsidRPr="00A7425F" w:rsidRDefault="003413B5" w:rsidP="003413B5">
      <w:pPr>
        <w:widowControl w:val="0"/>
        <w:autoSpaceDE w:val="0"/>
        <w:autoSpaceDN w:val="0"/>
        <w:adjustRightInd w:val="0"/>
        <w:rPr>
          <w:szCs w:val="26"/>
        </w:rPr>
      </w:pPr>
      <w:r w:rsidRPr="00A7425F">
        <w:rPr>
          <w:color w:val="000000"/>
          <w:szCs w:val="26"/>
        </w:rPr>
        <w:tab/>
      </w: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Integer </w:t>
      </w:r>
      <w:r w:rsidRPr="00A7425F">
        <w:rPr>
          <w:color w:val="0000C0"/>
          <w:szCs w:val="26"/>
        </w:rPr>
        <w:t>type</w:t>
      </w:r>
      <w:r w:rsidRPr="00A7425F">
        <w:rPr>
          <w:color w:val="000000"/>
          <w:szCs w:val="26"/>
        </w:rPr>
        <w:t xml:space="preserve">; </w:t>
      </w:r>
    </w:p>
    <w:p w14:paraId="10BD06A4" w14:textId="77777777" w:rsidR="003413B5" w:rsidRPr="00A7425F" w:rsidRDefault="003413B5" w:rsidP="003413B5">
      <w:pPr>
        <w:widowControl w:val="0"/>
        <w:autoSpaceDE w:val="0"/>
        <w:autoSpaceDN w:val="0"/>
        <w:adjustRightInd w:val="0"/>
        <w:rPr>
          <w:szCs w:val="26"/>
        </w:rPr>
      </w:pPr>
      <w:r w:rsidRPr="00A7425F">
        <w:rPr>
          <w:color w:val="000000"/>
          <w:szCs w:val="26"/>
        </w:rPr>
        <w:tab/>
      </w: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String </w:t>
      </w:r>
      <w:r w:rsidRPr="00A7425F">
        <w:rPr>
          <w:color w:val="0000C0"/>
          <w:szCs w:val="26"/>
        </w:rPr>
        <w:t>userId</w:t>
      </w:r>
      <w:r w:rsidRPr="00A7425F">
        <w:rPr>
          <w:color w:val="000000"/>
          <w:szCs w:val="26"/>
        </w:rPr>
        <w:t>;</w:t>
      </w:r>
    </w:p>
    <w:p w14:paraId="3EB47FB2" w14:textId="77777777" w:rsidR="003413B5" w:rsidRPr="00A7425F" w:rsidRDefault="003413B5" w:rsidP="003413B5">
      <w:pPr>
        <w:widowControl w:val="0"/>
        <w:autoSpaceDE w:val="0"/>
        <w:autoSpaceDN w:val="0"/>
        <w:adjustRightInd w:val="0"/>
        <w:rPr>
          <w:szCs w:val="26"/>
        </w:rPr>
      </w:pPr>
      <w:r w:rsidRPr="00A7425F">
        <w:rPr>
          <w:color w:val="000000"/>
          <w:szCs w:val="26"/>
        </w:rPr>
        <w:tab/>
      </w: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String </w:t>
      </w:r>
      <w:r w:rsidRPr="00A7425F">
        <w:rPr>
          <w:color w:val="0000C0"/>
          <w:szCs w:val="26"/>
        </w:rPr>
        <w:t>userToken</w:t>
      </w:r>
      <w:r w:rsidRPr="00A7425F">
        <w:rPr>
          <w:color w:val="000000"/>
          <w:szCs w:val="26"/>
        </w:rPr>
        <w:t>;</w:t>
      </w:r>
    </w:p>
    <w:p w14:paraId="2D939965" w14:textId="77777777" w:rsidR="003413B5" w:rsidRPr="00A7425F" w:rsidRDefault="003413B5" w:rsidP="003413B5">
      <w:pPr>
        <w:widowControl w:val="0"/>
        <w:autoSpaceDE w:val="0"/>
        <w:autoSpaceDN w:val="0"/>
        <w:adjustRightInd w:val="0"/>
        <w:rPr>
          <w:szCs w:val="26"/>
        </w:rPr>
      </w:pPr>
      <w:r w:rsidRPr="00A7425F">
        <w:rPr>
          <w:color w:val="000000"/>
          <w:szCs w:val="26"/>
        </w:rPr>
        <w:tab/>
      </w: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String </w:t>
      </w:r>
      <w:r w:rsidRPr="00A7425F">
        <w:rPr>
          <w:color w:val="0000C0"/>
          <w:szCs w:val="26"/>
        </w:rPr>
        <w:t>channelToken</w:t>
      </w:r>
      <w:r w:rsidRPr="00A7425F">
        <w:rPr>
          <w:color w:val="000000"/>
          <w:szCs w:val="26"/>
        </w:rPr>
        <w:t>;</w:t>
      </w:r>
    </w:p>
    <w:p w14:paraId="12708758" w14:textId="77777777" w:rsidR="003413B5" w:rsidRPr="00A7425F" w:rsidRDefault="003413B5" w:rsidP="003413B5">
      <w:pPr>
        <w:widowControl w:val="0"/>
        <w:autoSpaceDE w:val="0"/>
        <w:autoSpaceDN w:val="0"/>
        <w:adjustRightInd w:val="0"/>
        <w:rPr>
          <w:szCs w:val="26"/>
        </w:rPr>
      </w:pPr>
      <w:r w:rsidRPr="00A7425F">
        <w:rPr>
          <w:color w:val="000000"/>
          <w:szCs w:val="26"/>
        </w:rPr>
        <w:tab/>
      </w: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String </w:t>
      </w:r>
      <w:r w:rsidRPr="00A7425F">
        <w:rPr>
          <w:color w:val="0000C0"/>
          <w:szCs w:val="26"/>
        </w:rPr>
        <w:t>userLocation</w:t>
      </w:r>
      <w:r w:rsidRPr="00A7425F">
        <w:rPr>
          <w:color w:val="000000"/>
          <w:szCs w:val="26"/>
        </w:rPr>
        <w:t>;</w:t>
      </w:r>
    </w:p>
    <w:p w14:paraId="0204F1AC" w14:textId="77777777" w:rsidR="003413B5" w:rsidRPr="00A7425F" w:rsidRDefault="003413B5" w:rsidP="003413B5">
      <w:pPr>
        <w:widowControl w:val="0"/>
        <w:autoSpaceDE w:val="0"/>
        <w:autoSpaceDN w:val="0"/>
        <w:adjustRightInd w:val="0"/>
        <w:rPr>
          <w:szCs w:val="26"/>
        </w:rPr>
      </w:pPr>
      <w:r w:rsidRPr="00A7425F">
        <w:rPr>
          <w:color w:val="000000"/>
          <w:szCs w:val="26"/>
        </w:rPr>
        <w:tab/>
      </w: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Integer </w:t>
      </w:r>
      <w:r w:rsidRPr="00A7425F">
        <w:rPr>
          <w:color w:val="0000C0"/>
          <w:szCs w:val="26"/>
        </w:rPr>
        <w:t>stateOnOFF</w:t>
      </w:r>
      <w:r w:rsidRPr="00A7425F">
        <w:rPr>
          <w:color w:val="000000"/>
          <w:szCs w:val="26"/>
        </w:rPr>
        <w:t xml:space="preserve"> = 0;</w:t>
      </w:r>
      <w:r w:rsidRPr="00A7425F">
        <w:rPr>
          <w:color w:val="3F7F5F"/>
          <w:szCs w:val="26"/>
        </w:rPr>
        <w:t>// 0 -off, 1- on</w:t>
      </w:r>
    </w:p>
    <w:p w14:paraId="12B7F787" w14:textId="77777777" w:rsidR="003413B5" w:rsidRPr="00A7425F" w:rsidRDefault="003413B5" w:rsidP="003413B5">
      <w:pPr>
        <w:widowControl w:val="0"/>
        <w:autoSpaceDE w:val="0"/>
        <w:autoSpaceDN w:val="0"/>
        <w:adjustRightInd w:val="0"/>
        <w:rPr>
          <w:szCs w:val="26"/>
        </w:rPr>
      </w:pPr>
      <w:r w:rsidRPr="00A7425F">
        <w:rPr>
          <w:color w:val="000000"/>
          <w:szCs w:val="26"/>
        </w:rPr>
        <w:tab/>
      </w:r>
    </w:p>
    <w:p w14:paraId="369FB7AF" w14:textId="77777777" w:rsidR="003413B5" w:rsidRPr="00A7425F" w:rsidRDefault="003413B5" w:rsidP="003413B5">
      <w:pPr>
        <w:widowControl w:val="0"/>
        <w:autoSpaceDE w:val="0"/>
        <w:autoSpaceDN w:val="0"/>
        <w:adjustRightInd w:val="0"/>
        <w:rPr>
          <w:szCs w:val="26"/>
        </w:rPr>
      </w:pPr>
      <w:r w:rsidRPr="00A7425F">
        <w:rPr>
          <w:color w:val="000000"/>
          <w:szCs w:val="26"/>
        </w:rPr>
        <w:tab/>
      </w:r>
      <w:r w:rsidRPr="00A7425F">
        <w:rPr>
          <w:b/>
          <w:bCs/>
          <w:color w:val="7F0055"/>
          <w:szCs w:val="26"/>
        </w:rPr>
        <w:t>public</w:t>
      </w:r>
      <w:r w:rsidRPr="00A7425F">
        <w:rPr>
          <w:color w:val="000000"/>
          <w:szCs w:val="26"/>
        </w:rPr>
        <w:t xml:space="preserve"> UserInfo() {</w:t>
      </w:r>
    </w:p>
    <w:p w14:paraId="2856838D" w14:textId="77777777" w:rsidR="003413B5" w:rsidRPr="00A7425F" w:rsidRDefault="003413B5" w:rsidP="003413B5">
      <w:pPr>
        <w:widowControl w:val="0"/>
        <w:autoSpaceDE w:val="0"/>
        <w:autoSpaceDN w:val="0"/>
        <w:adjustRightInd w:val="0"/>
        <w:rPr>
          <w:szCs w:val="26"/>
        </w:rPr>
      </w:pPr>
      <w:r w:rsidRPr="00A7425F">
        <w:rPr>
          <w:color w:val="000000"/>
          <w:szCs w:val="26"/>
        </w:rPr>
        <w:tab/>
      </w:r>
      <w:r w:rsidRPr="00A7425F">
        <w:rPr>
          <w:color w:val="000000"/>
          <w:szCs w:val="26"/>
        </w:rPr>
        <w:tab/>
      </w:r>
      <w:r w:rsidRPr="00A7425F">
        <w:rPr>
          <w:b/>
          <w:bCs/>
          <w:color w:val="7F0055"/>
          <w:szCs w:val="26"/>
        </w:rPr>
        <w:t>super</w:t>
      </w:r>
      <w:r w:rsidRPr="00A7425F">
        <w:rPr>
          <w:color w:val="000000"/>
          <w:szCs w:val="26"/>
        </w:rPr>
        <w:t>();</w:t>
      </w:r>
    </w:p>
    <w:p w14:paraId="3C4FF411" w14:textId="6CF1B56F" w:rsidR="003413B5" w:rsidRPr="00A7425F" w:rsidRDefault="003413B5" w:rsidP="003413B5">
      <w:pPr>
        <w:rPr>
          <w:color w:val="000000"/>
          <w:szCs w:val="26"/>
        </w:rPr>
      </w:pPr>
      <w:r w:rsidRPr="00A7425F">
        <w:rPr>
          <w:color w:val="000000"/>
          <w:szCs w:val="26"/>
        </w:rPr>
        <w:tab/>
        <w:t>}</w:t>
      </w:r>
    </w:p>
    <w:p w14:paraId="6160EA4C" w14:textId="77777777" w:rsidR="001C6722" w:rsidRPr="00A7425F" w:rsidRDefault="001C6722" w:rsidP="003413B5">
      <w:pPr>
        <w:rPr>
          <w:color w:val="000000"/>
          <w:szCs w:val="26"/>
        </w:rPr>
      </w:pPr>
    </w:p>
    <w:p w14:paraId="3A72C252" w14:textId="77777777" w:rsidR="001C6722" w:rsidRPr="00A7425F" w:rsidRDefault="001C6722" w:rsidP="003413B5">
      <w:pPr>
        <w:rPr>
          <w:szCs w:val="26"/>
        </w:rPr>
      </w:pPr>
    </w:p>
    <w:p w14:paraId="1870995F" w14:textId="50B996A4" w:rsidR="00370505" w:rsidRPr="00A7425F" w:rsidRDefault="00CA240C" w:rsidP="008C6949">
      <w:pPr>
        <w:pStyle w:val="Heading3"/>
      </w:pPr>
      <w:bookmarkStart w:id="291" w:name="_Toc263056555"/>
      <w:bookmarkStart w:id="292" w:name="_Toc293773520"/>
      <w:bookmarkStart w:id="293" w:name="_Toc293784709"/>
      <w:bookmarkStart w:id="294" w:name="_Toc293785735"/>
      <w:r w:rsidRPr="00A7425F">
        <w:t>2.</w:t>
      </w:r>
      <w:r w:rsidR="00C8749B" w:rsidRPr="00A7425F">
        <w:t>4</w:t>
      </w:r>
      <w:r w:rsidR="00CF7083" w:rsidRPr="00A7425F">
        <w:t>.2</w:t>
      </w:r>
      <w:r w:rsidR="00370505" w:rsidRPr="00A7425F">
        <w:t xml:space="preserve">. </w:t>
      </w:r>
      <w:bookmarkEnd w:id="286"/>
      <w:bookmarkEnd w:id="287"/>
      <w:bookmarkEnd w:id="288"/>
      <w:bookmarkEnd w:id="291"/>
      <w:r w:rsidR="00EA2EFE" w:rsidRPr="00A7425F">
        <w:t>Thông tin của khách hàng</w:t>
      </w:r>
      <w:bookmarkEnd w:id="292"/>
      <w:bookmarkEnd w:id="293"/>
      <w:bookmarkEnd w:id="294"/>
    </w:p>
    <w:p w14:paraId="32B887C3" w14:textId="33A207C0" w:rsidR="00370505" w:rsidRPr="00254A36" w:rsidRDefault="003B1646" w:rsidP="00254A36">
      <w:pPr>
        <w:ind w:firstLine="720"/>
        <w:rPr>
          <w:b/>
        </w:rPr>
      </w:pPr>
      <w:bookmarkStart w:id="295" w:name="_Toc293754150"/>
      <w:r w:rsidRPr="00254A36">
        <w:rPr>
          <w:b/>
        </w:rPr>
        <w:t>Bảng dữ liệu :</w:t>
      </w:r>
      <w:bookmarkEnd w:id="295"/>
    </w:p>
    <w:p w14:paraId="1BA16654" w14:textId="77777777" w:rsidR="002E6FBE" w:rsidRDefault="002E6FBE" w:rsidP="005D01BD"/>
    <w:p w14:paraId="19DF61E2" w14:textId="77777777" w:rsidR="002E6FBE" w:rsidRDefault="002E6FBE" w:rsidP="005D01BD"/>
    <w:p w14:paraId="29BAEBE0" w14:textId="77777777" w:rsidR="002E6FBE" w:rsidRDefault="002E6FBE" w:rsidP="005D01BD"/>
    <w:p w14:paraId="02F7C2E0" w14:textId="77777777" w:rsidR="002E6FBE" w:rsidRPr="00A7425F" w:rsidRDefault="002E6FBE" w:rsidP="005D01BD"/>
    <w:tbl>
      <w:tblPr>
        <w:tblStyle w:val="LightList-Accent11"/>
        <w:tblW w:w="0" w:type="auto"/>
        <w:tblLook w:val="04A0" w:firstRow="1" w:lastRow="0" w:firstColumn="1" w:lastColumn="0" w:noHBand="0" w:noVBand="1"/>
      </w:tblPr>
      <w:tblGrid>
        <w:gridCol w:w="1834"/>
        <w:gridCol w:w="1792"/>
        <w:gridCol w:w="1007"/>
        <w:gridCol w:w="987"/>
        <w:gridCol w:w="3378"/>
      </w:tblGrid>
      <w:tr w:rsidR="00A32574" w:rsidRPr="00A7425F" w14:paraId="3ED3F99F" w14:textId="77777777" w:rsidTr="00192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68D04AE5" w14:textId="5F85F220" w:rsidR="003B1646" w:rsidRPr="00A7425F" w:rsidRDefault="00A32574" w:rsidP="007E73BE">
            <w:pPr>
              <w:spacing w:line="276" w:lineRule="auto"/>
              <w:rPr>
                <w:szCs w:val="26"/>
              </w:rPr>
            </w:pPr>
            <w:r w:rsidRPr="00A7425F">
              <w:rPr>
                <w:szCs w:val="26"/>
              </w:rPr>
              <w:t>Tên cột</w:t>
            </w:r>
          </w:p>
        </w:tc>
        <w:tc>
          <w:tcPr>
            <w:tcW w:w="1792" w:type="dxa"/>
          </w:tcPr>
          <w:p w14:paraId="19D60FF5" w14:textId="158EE820" w:rsidR="003B1646" w:rsidRPr="00A7425F" w:rsidRDefault="00A32574" w:rsidP="007E73BE">
            <w:pPr>
              <w:spacing w:line="276" w:lineRule="auto"/>
              <w:cnfStyle w:val="100000000000" w:firstRow="1" w:lastRow="0" w:firstColumn="0" w:lastColumn="0" w:oddVBand="0" w:evenVBand="0" w:oddHBand="0" w:evenHBand="0" w:firstRowFirstColumn="0" w:firstRowLastColumn="0" w:lastRowFirstColumn="0" w:lastRowLastColumn="0"/>
              <w:rPr>
                <w:szCs w:val="26"/>
              </w:rPr>
            </w:pPr>
            <w:r w:rsidRPr="00A7425F">
              <w:rPr>
                <w:szCs w:val="26"/>
              </w:rPr>
              <w:t>Kiểu dữ liệu</w:t>
            </w:r>
          </w:p>
        </w:tc>
        <w:tc>
          <w:tcPr>
            <w:tcW w:w="1007" w:type="dxa"/>
          </w:tcPr>
          <w:p w14:paraId="442ED889" w14:textId="266BCDFF" w:rsidR="003B1646" w:rsidRPr="00A7425F" w:rsidRDefault="00A32574" w:rsidP="007E73BE">
            <w:pPr>
              <w:spacing w:line="276" w:lineRule="auto"/>
              <w:cnfStyle w:val="100000000000" w:firstRow="1" w:lastRow="0" w:firstColumn="0" w:lastColumn="0" w:oddVBand="0" w:evenVBand="0" w:oddHBand="0" w:evenHBand="0" w:firstRowFirstColumn="0" w:firstRowLastColumn="0" w:lastRowFirstColumn="0" w:lastRowLastColumn="0"/>
              <w:rPr>
                <w:szCs w:val="26"/>
              </w:rPr>
            </w:pPr>
            <w:r w:rsidRPr="00A7425F">
              <w:rPr>
                <w:szCs w:val="26"/>
              </w:rPr>
              <w:t>Null</w:t>
            </w:r>
          </w:p>
        </w:tc>
        <w:tc>
          <w:tcPr>
            <w:tcW w:w="987" w:type="dxa"/>
          </w:tcPr>
          <w:p w14:paraId="5435D1E4" w14:textId="10CA7639" w:rsidR="003B1646" w:rsidRPr="00A7425F" w:rsidRDefault="00A32574" w:rsidP="007E73BE">
            <w:pPr>
              <w:spacing w:line="276" w:lineRule="auto"/>
              <w:cnfStyle w:val="100000000000" w:firstRow="1" w:lastRow="0" w:firstColumn="0" w:lastColumn="0" w:oddVBand="0" w:evenVBand="0" w:oddHBand="0" w:evenHBand="0" w:firstRowFirstColumn="0" w:firstRowLastColumn="0" w:lastRowFirstColumn="0" w:lastRowLastColumn="0"/>
              <w:rPr>
                <w:szCs w:val="26"/>
              </w:rPr>
            </w:pPr>
            <w:r w:rsidRPr="00A7425F">
              <w:rPr>
                <w:szCs w:val="26"/>
              </w:rPr>
              <w:t>PK</w:t>
            </w:r>
          </w:p>
        </w:tc>
        <w:tc>
          <w:tcPr>
            <w:tcW w:w="3378" w:type="dxa"/>
          </w:tcPr>
          <w:p w14:paraId="2FC1F4AA" w14:textId="4BAF41C3" w:rsidR="003B1646" w:rsidRPr="00A7425F" w:rsidRDefault="00A32574" w:rsidP="007E73BE">
            <w:pPr>
              <w:spacing w:line="276" w:lineRule="auto"/>
              <w:cnfStyle w:val="100000000000" w:firstRow="1" w:lastRow="0" w:firstColumn="0" w:lastColumn="0" w:oddVBand="0" w:evenVBand="0" w:oddHBand="0" w:evenHBand="0" w:firstRowFirstColumn="0" w:firstRowLastColumn="0" w:lastRowFirstColumn="0" w:lastRowLastColumn="0"/>
              <w:rPr>
                <w:szCs w:val="26"/>
              </w:rPr>
            </w:pPr>
            <w:r w:rsidRPr="00A7425F">
              <w:rPr>
                <w:szCs w:val="26"/>
              </w:rPr>
              <w:t>Mô tả</w:t>
            </w:r>
          </w:p>
        </w:tc>
      </w:tr>
      <w:tr w:rsidR="00A32574" w:rsidRPr="00A7425F" w14:paraId="131796B9" w14:textId="77777777" w:rsidTr="0019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651C16C3" w14:textId="6D661675" w:rsidR="003B1646" w:rsidRPr="00A7425F" w:rsidRDefault="00A32574" w:rsidP="00A32574">
            <w:pPr>
              <w:spacing w:line="276" w:lineRule="auto"/>
              <w:rPr>
                <w:szCs w:val="26"/>
              </w:rPr>
            </w:pPr>
            <w:r w:rsidRPr="00A7425F">
              <w:rPr>
                <w:szCs w:val="26"/>
              </w:rPr>
              <w:t>UserID</w:t>
            </w:r>
          </w:p>
        </w:tc>
        <w:tc>
          <w:tcPr>
            <w:tcW w:w="1792" w:type="dxa"/>
          </w:tcPr>
          <w:p w14:paraId="01A2140E" w14:textId="134FA1E2" w:rsidR="003B1646" w:rsidRPr="00A7425F" w:rsidRDefault="00A32574" w:rsidP="007E73BE">
            <w:pPr>
              <w:spacing w:line="276" w:lineRule="auto"/>
              <w:cnfStyle w:val="000000100000" w:firstRow="0" w:lastRow="0" w:firstColumn="0" w:lastColumn="0" w:oddVBand="0" w:evenVBand="0" w:oddHBand="1" w:evenHBand="0" w:firstRowFirstColumn="0" w:firstRowLastColumn="0" w:lastRowFirstColumn="0" w:lastRowLastColumn="0"/>
              <w:rPr>
                <w:szCs w:val="26"/>
              </w:rPr>
            </w:pPr>
            <w:r w:rsidRPr="00A7425F">
              <w:rPr>
                <w:szCs w:val="26"/>
              </w:rPr>
              <w:t>String</w:t>
            </w:r>
          </w:p>
        </w:tc>
        <w:tc>
          <w:tcPr>
            <w:tcW w:w="1007" w:type="dxa"/>
          </w:tcPr>
          <w:p w14:paraId="41E80F10" w14:textId="71020A01" w:rsidR="003B1646" w:rsidRPr="00A7425F" w:rsidRDefault="00A32574" w:rsidP="007E73BE">
            <w:pPr>
              <w:spacing w:line="276" w:lineRule="auto"/>
              <w:cnfStyle w:val="000000100000" w:firstRow="0" w:lastRow="0" w:firstColumn="0" w:lastColumn="0" w:oddVBand="0" w:evenVBand="0" w:oddHBand="1" w:evenHBand="0" w:firstRowFirstColumn="0" w:firstRowLastColumn="0" w:lastRowFirstColumn="0" w:lastRowLastColumn="0"/>
              <w:rPr>
                <w:szCs w:val="26"/>
              </w:rPr>
            </w:pPr>
            <w:r w:rsidRPr="00A7425F">
              <w:rPr>
                <w:szCs w:val="26"/>
              </w:rPr>
              <w:t>No</w:t>
            </w:r>
          </w:p>
        </w:tc>
        <w:tc>
          <w:tcPr>
            <w:tcW w:w="987" w:type="dxa"/>
          </w:tcPr>
          <w:p w14:paraId="7E96B892" w14:textId="7646BD53" w:rsidR="003B1646" w:rsidRPr="00A7425F" w:rsidRDefault="00A32574" w:rsidP="007E73BE">
            <w:pPr>
              <w:spacing w:line="276" w:lineRule="auto"/>
              <w:cnfStyle w:val="000000100000" w:firstRow="0" w:lastRow="0" w:firstColumn="0" w:lastColumn="0" w:oddVBand="0" w:evenVBand="0" w:oddHBand="1" w:evenHBand="0" w:firstRowFirstColumn="0" w:firstRowLastColumn="0" w:lastRowFirstColumn="0" w:lastRowLastColumn="0"/>
              <w:rPr>
                <w:szCs w:val="26"/>
              </w:rPr>
            </w:pPr>
            <w:r w:rsidRPr="00A7425F">
              <w:rPr>
                <w:szCs w:val="26"/>
              </w:rPr>
              <w:t>Yes</w:t>
            </w:r>
          </w:p>
        </w:tc>
        <w:tc>
          <w:tcPr>
            <w:tcW w:w="3378" w:type="dxa"/>
          </w:tcPr>
          <w:p w14:paraId="7733A396" w14:textId="7EA99660" w:rsidR="003B1646" w:rsidRPr="00A7425F" w:rsidRDefault="00A32574" w:rsidP="007E73BE">
            <w:pPr>
              <w:spacing w:line="276" w:lineRule="auto"/>
              <w:cnfStyle w:val="000000100000" w:firstRow="0" w:lastRow="0" w:firstColumn="0" w:lastColumn="0" w:oddVBand="0" w:evenVBand="0" w:oddHBand="1" w:evenHBand="0" w:firstRowFirstColumn="0" w:firstRowLastColumn="0" w:lastRowFirstColumn="0" w:lastRowLastColumn="0"/>
              <w:rPr>
                <w:szCs w:val="26"/>
              </w:rPr>
            </w:pPr>
            <w:r w:rsidRPr="00A7425F">
              <w:rPr>
                <w:szCs w:val="26"/>
              </w:rPr>
              <w:t>Mã khách hàng</w:t>
            </w:r>
          </w:p>
        </w:tc>
      </w:tr>
      <w:tr w:rsidR="00A32574" w:rsidRPr="00A7425F" w14:paraId="26360DEF" w14:textId="77777777" w:rsidTr="001921A8">
        <w:tc>
          <w:tcPr>
            <w:cnfStyle w:val="001000000000" w:firstRow="0" w:lastRow="0" w:firstColumn="1" w:lastColumn="0" w:oddVBand="0" w:evenVBand="0" w:oddHBand="0" w:evenHBand="0" w:firstRowFirstColumn="0" w:firstRowLastColumn="0" w:lastRowFirstColumn="0" w:lastRowLastColumn="0"/>
            <w:tcW w:w="1834" w:type="dxa"/>
          </w:tcPr>
          <w:p w14:paraId="0AFDF9F9" w14:textId="00787FAB" w:rsidR="003B1646" w:rsidRPr="00A7425F" w:rsidRDefault="00A32574" w:rsidP="007E73BE">
            <w:pPr>
              <w:spacing w:line="276" w:lineRule="auto"/>
              <w:rPr>
                <w:szCs w:val="26"/>
              </w:rPr>
            </w:pPr>
            <w:r w:rsidRPr="00A7425F">
              <w:rPr>
                <w:szCs w:val="26"/>
              </w:rPr>
              <w:t>Username</w:t>
            </w:r>
          </w:p>
        </w:tc>
        <w:tc>
          <w:tcPr>
            <w:tcW w:w="1792" w:type="dxa"/>
          </w:tcPr>
          <w:p w14:paraId="4C6B72DD" w14:textId="0D55B9C8" w:rsidR="003B1646" w:rsidRPr="00A7425F" w:rsidRDefault="00A32574" w:rsidP="007E73BE">
            <w:pPr>
              <w:spacing w:line="276" w:lineRule="auto"/>
              <w:cnfStyle w:val="000000000000" w:firstRow="0" w:lastRow="0" w:firstColumn="0" w:lastColumn="0" w:oddVBand="0" w:evenVBand="0" w:oddHBand="0" w:evenHBand="0" w:firstRowFirstColumn="0" w:firstRowLastColumn="0" w:lastRowFirstColumn="0" w:lastRowLastColumn="0"/>
              <w:rPr>
                <w:szCs w:val="26"/>
              </w:rPr>
            </w:pPr>
            <w:r w:rsidRPr="00A7425F">
              <w:rPr>
                <w:szCs w:val="26"/>
              </w:rPr>
              <w:t>String</w:t>
            </w:r>
          </w:p>
        </w:tc>
        <w:tc>
          <w:tcPr>
            <w:tcW w:w="1007" w:type="dxa"/>
          </w:tcPr>
          <w:p w14:paraId="512264F9" w14:textId="6F3F1344" w:rsidR="003B1646" w:rsidRPr="00A7425F" w:rsidRDefault="00A32574" w:rsidP="007E73BE">
            <w:pPr>
              <w:spacing w:line="276" w:lineRule="auto"/>
              <w:cnfStyle w:val="000000000000" w:firstRow="0" w:lastRow="0" w:firstColumn="0" w:lastColumn="0" w:oddVBand="0" w:evenVBand="0" w:oddHBand="0" w:evenHBand="0" w:firstRowFirstColumn="0" w:firstRowLastColumn="0" w:lastRowFirstColumn="0" w:lastRowLastColumn="0"/>
              <w:rPr>
                <w:szCs w:val="26"/>
              </w:rPr>
            </w:pPr>
            <w:r w:rsidRPr="00A7425F">
              <w:rPr>
                <w:szCs w:val="26"/>
              </w:rPr>
              <w:t>No</w:t>
            </w:r>
          </w:p>
        </w:tc>
        <w:tc>
          <w:tcPr>
            <w:tcW w:w="987" w:type="dxa"/>
          </w:tcPr>
          <w:p w14:paraId="2F887262" w14:textId="77777777" w:rsidR="003B1646" w:rsidRPr="00A7425F" w:rsidRDefault="003B1646" w:rsidP="007E73BE">
            <w:pPr>
              <w:spacing w:line="276" w:lineRule="auto"/>
              <w:cnfStyle w:val="000000000000" w:firstRow="0" w:lastRow="0" w:firstColumn="0" w:lastColumn="0" w:oddVBand="0" w:evenVBand="0" w:oddHBand="0" w:evenHBand="0" w:firstRowFirstColumn="0" w:firstRowLastColumn="0" w:lastRowFirstColumn="0" w:lastRowLastColumn="0"/>
              <w:rPr>
                <w:szCs w:val="26"/>
              </w:rPr>
            </w:pPr>
          </w:p>
        </w:tc>
        <w:tc>
          <w:tcPr>
            <w:tcW w:w="3378" w:type="dxa"/>
          </w:tcPr>
          <w:p w14:paraId="2098EFD9" w14:textId="66471B07" w:rsidR="003B1646" w:rsidRPr="00A7425F" w:rsidRDefault="00A32574" w:rsidP="007E73BE">
            <w:pPr>
              <w:spacing w:line="276" w:lineRule="auto"/>
              <w:cnfStyle w:val="000000000000" w:firstRow="0" w:lastRow="0" w:firstColumn="0" w:lastColumn="0" w:oddVBand="0" w:evenVBand="0" w:oddHBand="0" w:evenHBand="0" w:firstRowFirstColumn="0" w:firstRowLastColumn="0" w:lastRowFirstColumn="0" w:lastRowLastColumn="0"/>
              <w:rPr>
                <w:szCs w:val="26"/>
              </w:rPr>
            </w:pPr>
            <w:r w:rsidRPr="00A7425F">
              <w:rPr>
                <w:szCs w:val="26"/>
              </w:rPr>
              <w:t>Tên đăng nhập</w:t>
            </w:r>
          </w:p>
        </w:tc>
      </w:tr>
      <w:tr w:rsidR="00A32574" w:rsidRPr="00A7425F" w14:paraId="369C94CD" w14:textId="77777777" w:rsidTr="0019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02C142D9" w14:textId="29C66BA9" w:rsidR="003B1646" w:rsidRPr="00A7425F" w:rsidRDefault="00A32574" w:rsidP="007E73BE">
            <w:pPr>
              <w:spacing w:line="276" w:lineRule="auto"/>
              <w:rPr>
                <w:szCs w:val="26"/>
              </w:rPr>
            </w:pPr>
            <w:r w:rsidRPr="00A7425F">
              <w:rPr>
                <w:szCs w:val="26"/>
              </w:rPr>
              <w:t>Type</w:t>
            </w:r>
          </w:p>
        </w:tc>
        <w:tc>
          <w:tcPr>
            <w:tcW w:w="1792" w:type="dxa"/>
          </w:tcPr>
          <w:p w14:paraId="4B2E3B13" w14:textId="2BE5F184" w:rsidR="003B1646" w:rsidRPr="00A7425F" w:rsidRDefault="00A32574" w:rsidP="007E73BE">
            <w:pPr>
              <w:spacing w:line="276" w:lineRule="auto"/>
              <w:cnfStyle w:val="000000100000" w:firstRow="0" w:lastRow="0" w:firstColumn="0" w:lastColumn="0" w:oddVBand="0" w:evenVBand="0" w:oddHBand="1" w:evenHBand="0" w:firstRowFirstColumn="0" w:firstRowLastColumn="0" w:lastRowFirstColumn="0" w:lastRowLastColumn="0"/>
              <w:rPr>
                <w:szCs w:val="26"/>
              </w:rPr>
            </w:pPr>
            <w:r w:rsidRPr="00A7425F">
              <w:rPr>
                <w:szCs w:val="26"/>
              </w:rPr>
              <w:t>Interger</w:t>
            </w:r>
          </w:p>
        </w:tc>
        <w:tc>
          <w:tcPr>
            <w:tcW w:w="1007" w:type="dxa"/>
          </w:tcPr>
          <w:p w14:paraId="479D233E" w14:textId="61D30C71" w:rsidR="003B1646" w:rsidRPr="00A7425F" w:rsidRDefault="00A32574" w:rsidP="007E73BE">
            <w:pPr>
              <w:spacing w:line="276" w:lineRule="auto"/>
              <w:cnfStyle w:val="000000100000" w:firstRow="0" w:lastRow="0" w:firstColumn="0" w:lastColumn="0" w:oddVBand="0" w:evenVBand="0" w:oddHBand="1" w:evenHBand="0" w:firstRowFirstColumn="0" w:firstRowLastColumn="0" w:lastRowFirstColumn="0" w:lastRowLastColumn="0"/>
              <w:rPr>
                <w:szCs w:val="26"/>
              </w:rPr>
            </w:pPr>
            <w:r w:rsidRPr="00A7425F">
              <w:rPr>
                <w:szCs w:val="26"/>
              </w:rPr>
              <w:t>No</w:t>
            </w:r>
          </w:p>
        </w:tc>
        <w:tc>
          <w:tcPr>
            <w:tcW w:w="987" w:type="dxa"/>
          </w:tcPr>
          <w:p w14:paraId="725DDC1C" w14:textId="77777777" w:rsidR="003B1646" w:rsidRPr="00A7425F" w:rsidRDefault="003B1646" w:rsidP="007E73BE">
            <w:pPr>
              <w:spacing w:line="276" w:lineRule="auto"/>
              <w:cnfStyle w:val="000000100000" w:firstRow="0" w:lastRow="0" w:firstColumn="0" w:lastColumn="0" w:oddVBand="0" w:evenVBand="0" w:oddHBand="1" w:evenHBand="0" w:firstRowFirstColumn="0" w:firstRowLastColumn="0" w:lastRowFirstColumn="0" w:lastRowLastColumn="0"/>
              <w:rPr>
                <w:szCs w:val="26"/>
              </w:rPr>
            </w:pPr>
          </w:p>
        </w:tc>
        <w:tc>
          <w:tcPr>
            <w:tcW w:w="3378" w:type="dxa"/>
          </w:tcPr>
          <w:p w14:paraId="15D20F2B" w14:textId="50E4D201" w:rsidR="003B1646" w:rsidRPr="00A7425F" w:rsidRDefault="00A32574" w:rsidP="007E73BE">
            <w:pPr>
              <w:spacing w:line="276" w:lineRule="auto"/>
              <w:cnfStyle w:val="000000100000" w:firstRow="0" w:lastRow="0" w:firstColumn="0" w:lastColumn="0" w:oddVBand="0" w:evenVBand="0" w:oddHBand="1" w:evenHBand="0" w:firstRowFirstColumn="0" w:firstRowLastColumn="0" w:lastRowFirstColumn="0" w:lastRowLastColumn="0"/>
              <w:rPr>
                <w:szCs w:val="26"/>
              </w:rPr>
            </w:pPr>
            <w:r w:rsidRPr="00A7425F">
              <w:rPr>
                <w:szCs w:val="26"/>
              </w:rPr>
              <w:t xml:space="preserve">Kiểu </w:t>
            </w:r>
          </w:p>
        </w:tc>
      </w:tr>
      <w:tr w:rsidR="00A32574" w:rsidRPr="00A7425F" w14:paraId="061E2C0B" w14:textId="77777777" w:rsidTr="001921A8">
        <w:tc>
          <w:tcPr>
            <w:cnfStyle w:val="001000000000" w:firstRow="0" w:lastRow="0" w:firstColumn="1" w:lastColumn="0" w:oddVBand="0" w:evenVBand="0" w:oddHBand="0" w:evenHBand="0" w:firstRowFirstColumn="0" w:firstRowLastColumn="0" w:lastRowFirstColumn="0" w:lastRowLastColumn="0"/>
            <w:tcW w:w="1834" w:type="dxa"/>
          </w:tcPr>
          <w:p w14:paraId="30054E72" w14:textId="4003932C" w:rsidR="003B1646" w:rsidRPr="00A7425F" w:rsidRDefault="00A32574" w:rsidP="007E73BE">
            <w:pPr>
              <w:spacing w:line="276" w:lineRule="auto"/>
              <w:rPr>
                <w:szCs w:val="26"/>
              </w:rPr>
            </w:pPr>
            <w:r w:rsidRPr="00A7425F">
              <w:rPr>
                <w:szCs w:val="26"/>
              </w:rPr>
              <w:t>Fullname</w:t>
            </w:r>
          </w:p>
        </w:tc>
        <w:tc>
          <w:tcPr>
            <w:tcW w:w="1792" w:type="dxa"/>
          </w:tcPr>
          <w:p w14:paraId="569F3A50" w14:textId="2CC4ECD3" w:rsidR="003B1646" w:rsidRPr="00A7425F" w:rsidRDefault="00A32574" w:rsidP="007E73BE">
            <w:pPr>
              <w:spacing w:line="276" w:lineRule="auto"/>
              <w:cnfStyle w:val="000000000000" w:firstRow="0" w:lastRow="0" w:firstColumn="0" w:lastColumn="0" w:oddVBand="0" w:evenVBand="0" w:oddHBand="0" w:evenHBand="0" w:firstRowFirstColumn="0" w:firstRowLastColumn="0" w:lastRowFirstColumn="0" w:lastRowLastColumn="0"/>
              <w:rPr>
                <w:szCs w:val="26"/>
              </w:rPr>
            </w:pPr>
            <w:r w:rsidRPr="00A7425F">
              <w:rPr>
                <w:szCs w:val="26"/>
              </w:rPr>
              <w:t>String</w:t>
            </w:r>
          </w:p>
        </w:tc>
        <w:tc>
          <w:tcPr>
            <w:tcW w:w="1007" w:type="dxa"/>
          </w:tcPr>
          <w:p w14:paraId="358CF32B" w14:textId="789124E3" w:rsidR="003B1646" w:rsidRPr="00A7425F" w:rsidRDefault="00A32574" w:rsidP="007E73BE">
            <w:pPr>
              <w:spacing w:line="276" w:lineRule="auto"/>
              <w:cnfStyle w:val="000000000000" w:firstRow="0" w:lastRow="0" w:firstColumn="0" w:lastColumn="0" w:oddVBand="0" w:evenVBand="0" w:oddHBand="0" w:evenHBand="0" w:firstRowFirstColumn="0" w:firstRowLastColumn="0" w:lastRowFirstColumn="0" w:lastRowLastColumn="0"/>
              <w:rPr>
                <w:szCs w:val="26"/>
              </w:rPr>
            </w:pPr>
            <w:r w:rsidRPr="00A7425F">
              <w:rPr>
                <w:szCs w:val="26"/>
              </w:rPr>
              <w:t>No</w:t>
            </w:r>
          </w:p>
        </w:tc>
        <w:tc>
          <w:tcPr>
            <w:tcW w:w="987" w:type="dxa"/>
          </w:tcPr>
          <w:p w14:paraId="7B5985DE" w14:textId="77777777" w:rsidR="003B1646" w:rsidRPr="00A7425F" w:rsidRDefault="003B1646" w:rsidP="007E73BE">
            <w:pPr>
              <w:spacing w:line="276" w:lineRule="auto"/>
              <w:cnfStyle w:val="000000000000" w:firstRow="0" w:lastRow="0" w:firstColumn="0" w:lastColumn="0" w:oddVBand="0" w:evenVBand="0" w:oddHBand="0" w:evenHBand="0" w:firstRowFirstColumn="0" w:firstRowLastColumn="0" w:lastRowFirstColumn="0" w:lastRowLastColumn="0"/>
              <w:rPr>
                <w:szCs w:val="26"/>
              </w:rPr>
            </w:pPr>
          </w:p>
        </w:tc>
        <w:tc>
          <w:tcPr>
            <w:tcW w:w="3378" w:type="dxa"/>
          </w:tcPr>
          <w:p w14:paraId="3471A044" w14:textId="214B109C" w:rsidR="003B1646" w:rsidRPr="00A7425F" w:rsidRDefault="00A32574" w:rsidP="007E73BE">
            <w:pPr>
              <w:spacing w:line="276" w:lineRule="auto"/>
              <w:cnfStyle w:val="000000000000" w:firstRow="0" w:lastRow="0" w:firstColumn="0" w:lastColumn="0" w:oddVBand="0" w:evenVBand="0" w:oddHBand="0" w:evenHBand="0" w:firstRowFirstColumn="0" w:firstRowLastColumn="0" w:lastRowFirstColumn="0" w:lastRowLastColumn="0"/>
              <w:rPr>
                <w:szCs w:val="26"/>
              </w:rPr>
            </w:pPr>
            <w:r w:rsidRPr="00A7425F">
              <w:rPr>
                <w:szCs w:val="26"/>
              </w:rPr>
              <w:t>Họ tên khách hàng</w:t>
            </w:r>
          </w:p>
        </w:tc>
      </w:tr>
      <w:tr w:rsidR="00A32574" w:rsidRPr="00A7425F" w14:paraId="432C22E9" w14:textId="77777777" w:rsidTr="0019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4E8C6595" w14:textId="6431CAE3" w:rsidR="003B1646" w:rsidRPr="00A7425F" w:rsidRDefault="00A32574" w:rsidP="007E73BE">
            <w:pPr>
              <w:spacing w:line="276" w:lineRule="auto"/>
              <w:rPr>
                <w:szCs w:val="26"/>
              </w:rPr>
            </w:pPr>
            <w:r w:rsidRPr="00A7425F">
              <w:rPr>
                <w:szCs w:val="26"/>
              </w:rPr>
              <w:t>Email</w:t>
            </w:r>
          </w:p>
        </w:tc>
        <w:tc>
          <w:tcPr>
            <w:tcW w:w="1792" w:type="dxa"/>
          </w:tcPr>
          <w:p w14:paraId="7B21D8D2" w14:textId="19BE12DA" w:rsidR="003B1646" w:rsidRPr="00A7425F" w:rsidRDefault="00A32574" w:rsidP="007E73BE">
            <w:pPr>
              <w:spacing w:line="276" w:lineRule="auto"/>
              <w:cnfStyle w:val="000000100000" w:firstRow="0" w:lastRow="0" w:firstColumn="0" w:lastColumn="0" w:oddVBand="0" w:evenVBand="0" w:oddHBand="1" w:evenHBand="0" w:firstRowFirstColumn="0" w:firstRowLastColumn="0" w:lastRowFirstColumn="0" w:lastRowLastColumn="0"/>
              <w:rPr>
                <w:szCs w:val="26"/>
              </w:rPr>
            </w:pPr>
            <w:r w:rsidRPr="00A7425F">
              <w:rPr>
                <w:szCs w:val="26"/>
              </w:rPr>
              <w:t>String</w:t>
            </w:r>
          </w:p>
        </w:tc>
        <w:tc>
          <w:tcPr>
            <w:tcW w:w="1007" w:type="dxa"/>
          </w:tcPr>
          <w:p w14:paraId="5C87EC5E" w14:textId="7341107F" w:rsidR="003B1646" w:rsidRPr="00A7425F" w:rsidRDefault="00A32574" w:rsidP="007E73BE">
            <w:pPr>
              <w:spacing w:line="276" w:lineRule="auto"/>
              <w:cnfStyle w:val="000000100000" w:firstRow="0" w:lastRow="0" w:firstColumn="0" w:lastColumn="0" w:oddVBand="0" w:evenVBand="0" w:oddHBand="1" w:evenHBand="0" w:firstRowFirstColumn="0" w:firstRowLastColumn="0" w:lastRowFirstColumn="0" w:lastRowLastColumn="0"/>
              <w:rPr>
                <w:szCs w:val="26"/>
              </w:rPr>
            </w:pPr>
            <w:r w:rsidRPr="00A7425F">
              <w:rPr>
                <w:szCs w:val="26"/>
              </w:rPr>
              <w:t>No</w:t>
            </w:r>
          </w:p>
        </w:tc>
        <w:tc>
          <w:tcPr>
            <w:tcW w:w="987" w:type="dxa"/>
          </w:tcPr>
          <w:p w14:paraId="6583CA8E" w14:textId="77777777" w:rsidR="003B1646" w:rsidRPr="00A7425F" w:rsidRDefault="003B1646" w:rsidP="007E73BE">
            <w:pPr>
              <w:spacing w:line="276" w:lineRule="auto"/>
              <w:cnfStyle w:val="000000100000" w:firstRow="0" w:lastRow="0" w:firstColumn="0" w:lastColumn="0" w:oddVBand="0" w:evenVBand="0" w:oddHBand="1" w:evenHBand="0" w:firstRowFirstColumn="0" w:firstRowLastColumn="0" w:lastRowFirstColumn="0" w:lastRowLastColumn="0"/>
              <w:rPr>
                <w:szCs w:val="26"/>
              </w:rPr>
            </w:pPr>
          </w:p>
        </w:tc>
        <w:tc>
          <w:tcPr>
            <w:tcW w:w="3378" w:type="dxa"/>
          </w:tcPr>
          <w:p w14:paraId="0BFEA5D2" w14:textId="7EFD7CA3" w:rsidR="003B1646" w:rsidRPr="00A7425F" w:rsidRDefault="00A32574" w:rsidP="007E73BE">
            <w:pPr>
              <w:spacing w:line="276" w:lineRule="auto"/>
              <w:cnfStyle w:val="000000100000" w:firstRow="0" w:lastRow="0" w:firstColumn="0" w:lastColumn="0" w:oddVBand="0" w:evenVBand="0" w:oddHBand="1" w:evenHBand="0" w:firstRowFirstColumn="0" w:firstRowLastColumn="0" w:lastRowFirstColumn="0" w:lastRowLastColumn="0"/>
              <w:rPr>
                <w:szCs w:val="26"/>
              </w:rPr>
            </w:pPr>
            <w:r w:rsidRPr="00A7425F">
              <w:rPr>
                <w:szCs w:val="26"/>
              </w:rPr>
              <w:t>Thư điện tử</w:t>
            </w:r>
          </w:p>
        </w:tc>
      </w:tr>
      <w:tr w:rsidR="00A32574" w:rsidRPr="00A7425F" w14:paraId="20FAA40E" w14:textId="77777777" w:rsidTr="001921A8">
        <w:tc>
          <w:tcPr>
            <w:cnfStyle w:val="001000000000" w:firstRow="0" w:lastRow="0" w:firstColumn="1" w:lastColumn="0" w:oddVBand="0" w:evenVBand="0" w:oddHBand="0" w:evenHBand="0" w:firstRowFirstColumn="0" w:firstRowLastColumn="0" w:lastRowFirstColumn="0" w:lastRowLastColumn="0"/>
            <w:tcW w:w="1834" w:type="dxa"/>
          </w:tcPr>
          <w:p w14:paraId="0F441246" w14:textId="65414060" w:rsidR="003B1646" w:rsidRPr="00A7425F" w:rsidRDefault="00A32574" w:rsidP="007E73BE">
            <w:pPr>
              <w:spacing w:line="276" w:lineRule="auto"/>
              <w:rPr>
                <w:szCs w:val="26"/>
              </w:rPr>
            </w:pPr>
            <w:r w:rsidRPr="00A7425F">
              <w:rPr>
                <w:szCs w:val="26"/>
              </w:rPr>
              <w:t>PhoneNumber</w:t>
            </w:r>
          </w:p>
        </w:tc>
        <w:tc>
          <w:tcPr>
            <w:tcW w:w="1792" w:type="dxa"/>
          </w:tcPr>
          <w:p w14:paraId="417DC1CD" w14:textId="2A621EE3" w:rsidR="003B1646" w:rsidRPr="00A7425F" w:rsidRDefault="00A32574" w:rsidP="007E73BE">
            <w:pPr>
              <w:spacing w:line="276" w:lineRule="auto"/>
              <w:cnfStyle w:val="000000000000" w:firstRow="0" w:lastRow="0" w:firstColumn="0" w:lastColumn="0" w:oddVBand="0" w:evenVBand="0" w:oddHBand="0" w:evenHBand="0" w:firstRowFirstColumn="0" w:firstRowLastColumn="0" w:lastRowFirstColumn="0" w:lastRowLastColumn="0"/>
              <w:rPr>
                <w:szCs w:val="26"/>
              </w:rPr>
            </w:pPr>
            <w:r w:rsidRPr="00A7425F">
              <w:rPr>
                <w:szCs w:val="26"/>
              </w:rPr>
              <w:t>Interger</w:t>
            </w:r>
          </w:p>
        </w:tc>
        <w:tc>
          <w:tcPr>
            <w:tcW w:w="1007" w:type="dxa"/>
          </w:tcPr>
          <w:p w14:paraId="10809C0F" w14:textId="2222D80B" w:rsidR="003B1646" w:rsidRPr="00A7425F" w:rsidRDefault="00A32574" w:rsidP="007E73BE">
            <w:pPr>
              <w:spacing w:line="276" w:lineRule="auto"/>
              <w:cnfStyle w:val="000000000000" w:firstRow="0" w:lastRow="0" w:firstColumn="0" w:lastColumn="0" w:oddVBand="0" w:evenVBand="0" w:oddHBand="0" w:evenHBand="0" w:firstRowFirstColumn="0" w:firstRowLastColumn="0" w:lastRowFirstColumn="0" w:lastRowLastColumn="0"/>
              <w:rPr>
                <w:szCs w:val="26"/>
              </w:rPr>
            </w:pPr>
            <w:r w:rsidRPr="00A7425F">
              <w:rPr>
                <w:szCs w:val="26"/>
              </w:rPr>
              <w:t>No</w:t>
            </w:r>
          </w:p>
        </w:tc>
        <w:tc>
          <w:tcPr>
            <w:tcW w:w="987" w:type="dxa"/>
          </w:tcPr>
          <w:p w14:paraId="30EFA2F9" w14:textId="77777777" w:rsidR="003B1646" w:rsidRPr="00A7425F" w:rsidRDefault="003B1646" w:rsidP="007E73BE">
            <w:pPr>
              <w:spacing w:line="276" w:lineRule="auto"/>
              <w:cnfStyle w:val="000000000000" w:firstRow="0" w:lastRow="0" w:firstColumn="0" w:lastColumn="0" w:oddVBand="0" w:evenVBand="0" w:oddHBand="0" w:evenHBand="0" w:firstRowFirstColumn="0" w:firstRowLastColumn="0" w:lastRowFirstColumn="0" w:lastRowLastColumn="0"/>
              <w:rPr>
                <w:szCs w:val="26"/>
              </w:rPr>
            </w:pPr>
          </w:p>
        </w:tc>
        <w:tc>
          <w:tcPr>
            <w:tcW w:w="3378" w:type="dxa"/>
          </w:tcPr>
          <w:p w14:paraId="744BF4C8" w14:textId="005134E1" w:rsidR="003B1646" w:rsidRPr="00A7425F" w:rsidRDefault="00A32574" w:rsidP="007E73BE">
            <w:pPr>
              <w:spacing w:line="276" w:lineRule="auto"/>
              <w:cnfStyle w:val="000000000000" w:firstRow="0" w:lastRow="0" w:firstColumn="0" w:lastColumn="0" w:oddVBand="0" w:evenVBand="0" w:oddHBand="0" w:evenHBand="0" w:firstRowFirstColumn="0" w:firstRowLastColumn="0" w:lastRowFirstColumn="0" w:lastRowLastColumn="0"/>
              <w:rPr>
                <w:szCs w:val="26"/>
              </w:rPr>
            </w:pPr>
            <w:r w:rsidRPr="00A7425F">
              <w:rPr>
                <w:szCs w:val="26"/>
              </w:rPr>
              <w:t>Số điện thoại</w:t>
            </w:r>
          </w:p>
        </w:tc>
      </w:tr>
    </w:tbl>
    <w:p w14:paraId="42CF6E78" w14:textId="77777777" w:rsidR="001921A8" w:rsidRPr="00A7425F" w:rsidRDefault="001921A8" w:rsidP="001921A8">
      <w:pPr>
        <w:jc w:val="center"/>
        <w:rPr>
          <w:b/>
          <w:szCs w:val="26"/>
        </w:rPr>
      </w:pPr>
    </w:p>
    <w:p w14:paraId="566D868B" w14:textId="6AB5AE3D" w:rsidR="001921A8" w:rsidRPr="00304BE1" w:rsidRDefault="00F07DD5" w:rsidP="001921A8">
      <w:pPr>
        <w:jc w:val="center"/>
        <w:rPr>
          <w:b/>
          <w:i/>
          <w:szCs w:val="26"/>
        </w:rPr>
      </w:pPr>
      <w:r w:rsidRPr="00304BE1">
        <w:rPr>
          <w:b/>
          <w:i/>
          <w:szCs w:val="26"/>
        </w:rPr>
        <w:t>Bảng 9</w:t>
      </w:r>
      <w:r w:rsidR="00304BE1" w:rsidRPr="00304BE1">
        <w:rPr>
          <w:b/>
          <w:i/>
          <w:szCs w:val="26"/>
        </w:rPr>
        <w:t xml:space="preserve"> -</w:t>
      </w:r>
      <w:r w:rsidR="001921A8" w:rsidRPr="00304BE1">
        <w:rPr>
          <w:b/>
          <w:i/>
          <w:szCs w:val="26"/>
        </w:rPr>
        <w:t xml:space="preserve"> Thông tin khách hàng</w:t>
      </w:r>
    </w:p>
    <w:p w14:paraId="2390E235" w14:textId="77777777" w:rsidR="001921A8" w:rsidRPr="00A7425F" w:rsidRDefault="001921A8" w:rsidP="001921A8">
      <w:pPr>
        <w:rPr>
          <w:b/>
          <w:szCs w:val="26"/>
        </w:rPr>
      </w:pPr>
    </w:p>
    <w:p w14:paraId="2F3EF60D" w14:textId="77777777" w:rsidR="001921A8" w:rsidRPr="00A7425F" w:rsidRDefault="001921A8" w:rsidP="001921A8">
      <w:pPr>
        <w:widowControl w:val="0"/>
        <w:autoSpaceDE w:val="0"/>
        <w:autoSpaceDN w:val="0"/>
        <w:adjustRightInd w:val="0"/>
        <w:rPr>
          <w:szCs w:val="26"/>
        </w:rPr>
      </w:pPr>
      <w:r w:rsidRPr="00A7425F">
        <w:rPr>
          <w:color w:val="646464"/>
          <w:szCs w:val="26"/>
        </w:rPr>
        <w:t>@Entity</w:t>
      </w:r>
    </w:p>
    <w:p w14:paraId="1D7223AC" w14:textId="77777777" w:rsidR="001921A8" w:rsidRPr="00A7425F" w:rsidRDefault="001921A8" w:rsidP="001921A8">
      <w:pPr>
        <w:widowControl w:val="0"/>
        <w:autoSpaceDE w:val="0"/>
        <w:autoSpaceDN w:val="0"/>
        <w:adjustRightInd w:val="0"/>
        <w:rPr>
          <w:szCs w:val="26"/>
        </w:rPr>
      </w:pPr>
      <w:r w:rsidRPr="00A7425F">
        <w:rPr>
          <w:b/>
          <w:bCs/>
          <w:color w:val="7F0055"/>
          <w:szCs w:val="26"/>
        </w:rPr>
        <w:t>public</w:t>
      </w:r>
      <w:r w:rsidRPr="00A7425F">
        <w:rPr>
          <w:color w:val="000000"/>
          <w:szCs w:val="26"/>
        </w:rPr>
        <w:t xml:space="preserve"> </w:t>
      </w:r>
      <w:r w:rsidRPr="00A7425F">
        <w:rPr>
          <w:b/>
          <w:bCs/>
          <w:color w:val="7F0055"/>
          <w:szCs w:val="26"/>
        </w:rPr>
        <w:t>class</w:t>
      </w:r>
      <w:r w:rsidRPr="00A7425F">
        <w:rPr>
          <w:color w:val="000000"/>
          <w:szCs w:val="26"/>
        </w:rPr>
        <w:t xml:space="preserve"> Customer </w:t>
      </w:r>
      <w:r w:rsidRPr="00A7425F">
        <w:rPr>
          <w:b/>
          <w:bCs/>
          <w:color w:val="7F0055"/>
          <w:szCs w:val="26"/>
        </w:rPr>
        <w:t>implements</w:t>
      </w:r>
      <w:r w:rsidRPr="00A7425F">
        <w:rPr>
          <w:color w:val="000000"/>
          <w:szCs w:val="26"/>
        </w:rPr>
        <w:t xml:space="preserve"> Serializable,IsSerializable {</w:t>
      </w:r>
    </w:p>
    <w:p w14:paraId="39E7988C" w14:textId="746CCBDD" w:rsidR="001921A8" w:rsidRPr="00A7425F" w:rsidRDefault="001921A8" w:rsidP="001921A8">
      <w:pPr>
        <w:widowControl w:val="0"/>
        <w:autoSpaceDE w:val="0"/>
        <w:autoSpaceDN w:val="0"/>
        <w:adjustRightInd w:val="0"/>
        <w:rPr>
          <w:szCs w:val="26"/>
        </w:rPr>
      </w:pPr>
      <w:r w:rsidRPr="00A7425F">
        <w:rPr>
          <w:color w:val="000000"/>
          <w:szCs w:val="26"/>
        </w:rPr>
        <w:tab/>
      </w:r>
      <w:r w:rsidRPr="00A7425F">
        <w:rPr>
          <w:b/>
          <w:bCs/>
          <w:color w:val="7F0055"/>
          <w:szCs w:val="26"/>
        </w:rPr>
        <w:t>private</w:t>
      </w:r>
      <w:r w:rsidRPr="00A7425F">
        <w:rPr>
          <w:color w:val="000000"/>
          <w:szCs w:val="26"/>
        </w:rPr>
        <w:t xml:space="preserve"> </w:t>
      </w:r>
      <w:r w:rsidRPr="00A7425F">
        <w:rPr>
          <w:b/>
          <w:bCs/>
          <w:color w:val="7F0055"/>
          <w:szCs w:val="26"/>
        </w:rPr>
        <w:t>static</w:t>
      </w:r>
      <w:r w:rsidRPr="00A7425F">
        <w:rPr>
          <w:color w:val="000000"/>
          <w:szCs w:val="26"/>
        </w:rPr>
        <w:t xml:space="preserve"> </w:t>
      </w:r>
      <w:r w:rsidRPr="00A7425F">
        <w:rPr>
          <w:b/>
          <w:bCs/>
          <w:color w:val="7F0055"/>
          <w:szCs w:val="26"/>
        </w:rPr>
        <w:t>final</w:t>
      </w:r>
      <w:r w:rsidRPr="00A7425F">
        <w:rPr>
          <w:color w:val="000000"/>
          <w:szCs w:val="26"/>
        </w:rPr>
        <w:t xml:space="preserve"> </w:t>
      </w:r>
      <w:r w:rsidRPr="00A7425F">
        <w:rPr>
          <w:b/>
          <w:bCs/>
          <w:color w:val="7F0055"/>
          <w:szCs w:val="26"/>
        </w:rPr>
        <w:t>long</w:t>
      </w:r>
      <w:r w:rsidRPr="00A7425F">
        <w:rPr>
          <w:color w:val="000000"/>
          <w:szCs w:val="26"/>
        </w:rPr>
        <w:t xml:space="preserve"> </w:t>
      </w:r>
      <w:r w:rsidRPr="00A7425F">
        <w:rPr>
          <w:b/>
          <w:bCs/>
          <w:i/>
          <w:iCs/>
          <w:color w:val="0000C0"/>
          <w:szCs w:val="26"/>
        </w:rPr>
        <w:t>serialVersionUID</w:t>
      </w:r>
      <w:r w:rsidRPr="00A7425F">
        <w:rPr>
          <w:color w:val="000000"/>
          <w:szCs w:val="26"/>
        </w:rPr>
        <w:t xml:space="preserve"> = 1L;</w:t>
      </w:r>
      <w:r w:rsidRPr="00A7425F">
        <w:rPr>
          <w:color w:val="000000"/>
          <w:szCs w:val="26"/>
        </w:rPr>
        <w:tab/>
      </w:r>
    </w:p>
    <w:p w14:paraId="04D4068F" w14:textId="77777777" w:rsidR="001921A8" w:rsidRPr="00A7425F" w:rsidRDefault="001921A8" w:rsidP="001921A8">
      <w:pPr>
        <w:widowControl w:val="0"/>
        <w:autoSpaceDE w:val="0"/>
        <w:autoSpaceDN w:val="0"/>
        <w:adjustRightInd w:val="0"/>
        <w:rPr>
          <w:szCs w:val="26"/>
        </w:rPr>
      </w:pPr>
      <w:r w:rsidRPr="00A7425F">
        <w:rPr>
          <w:color w:val="000000"/>
          <w:szCs w:val="26"/>
        </w:rPr>
        <w:tab/>
      </w:r>
      <w:r w:rsidRPr="00A7425F">
        <w:rPr>
          <w:color w:val="646464"/>
          <w:szCs w:val="26"/>
        </w:rPr>
        <w:t>@Id</w:t>
      </w:r>
      <w:r w:rsidRPr="00A7425F">
        <w:rPr>
          <w:color w:val="000000"/>
          <w:szCs w:val="26"/>
        </w:rPr>
        <w:t xml:space="preserve"> </w:t>
      </w:r>
      <w:r w:rsidRPr="00A7425F">
        <w:rPr>
          <w:b/>
          <w:bCs/>
          <w:color w:val="7F0055"/>
          <w:szCs w:val="26"/>
        </w:rPr>
        <w:t>private</w:t>
      </w:r>
      <w:r w:rsidRPr="00A7425F">
        <w:rPr>
          <w:color w:val="000000"/>
          <w:szCs w:val="26"/>
        </w:rPr>
        <w:t xml:space="preserve"> Long </w:t>
      </w:r>
      <w:r w:rsidRPr="00A7425F">
        <w:rPr>
          <w:color w:val="0000C0"/>
          <w:szCs w:val="26"/>
        </w:rPr>
        <w:t>id</w:t>
      </w:r>
      <w:r w:rsidRPr="00A7425F">
        <w:rPr>
          <w:color w:val="000000"/>
          <w:szCs w:val="26"/>
        </w:rPr>
        <w:t>;</w:t>
      </w:r>
    </w:p>
    <w:p w14:paraId="550C4B4E" w14:textId="77777777" w:rsidR="001921A8" w:rsidRPr="00A7425F" w:rsidRDefault="001921A8" w:rsidP="001921A8">
      <w:pPr>
        <w:widowControl w:val="0"/>
        <w:autoSpaceDE w:val="0"/>
        <w:autoSpaceDN w:val="0"/>
        <w:adjustRightInd w:val="0"/>
        <w:rPr>
          <w:szCs w:val="26"/>
        </w:rPr>
      </w:pPr>
      <w:r w:rsidRPr="00A7425F">
        <w:rPr>
          <w:color w:val="000000"/>
          <w:szCs w:val="26"/>
        </w:rPr>
        <w:tab/>
      </w: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String </w:t>
      </w:r>
      <w:r w:rsidRPr="00A7425F">
        <w:rPr>
          <w:color w:val="0000C0"/>
          <w:szCs w:val="26"/>
        </w:rPr>
        <w:t>username</w:t>
      </w:r>
      <w:r w:rsidRPr="00A7425F">
        <w:rPr>
          <w:color w:val="000000"/>
          <w:szCs w:val="26"/>
        </w:rPr>
        <w:t>;</w:t>
      </w:r>
    </w:p>
    <w:p w14:paraId="53B1C162" w14:textId="77777777" w:rsidR="001921A8" w:rsidRPr="00A7425F" w:rsidRDefault="001921A8" w:rsidP="001921A8">
      <w:pPr>
        <w:widowControl w:val="0"/>
        <w:autoSpaceDE w:val="0"/>
        <w:autoSpaceDN w:val="0"/>
        <w:adjustRightInd w:val="0"/>
        <w:rPr>
          <w:szCs w:val="26"/>
        </w:rPr>
      </w:pPr>
      <w:r w:rsidRPr="00A7425F">
        <w:rPr>
          <w:color w:val="000000"/>
          <w:szCs w:val="26"/>
        </w:rPr>
        <w:tab/>
      </w: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Integer </w:t>
      </w:r>
      <w:r w:rsidRPr="00A7425F">
        <w:rPr>
          <w:color w:val="0000C0"/>
          <w:szCs w:val="26"/>
        </w:rPr>
        <w:t>type</w:t>
      </w:r>
      <w:r w:rsidRPr="00A7425F">
        <w:rPr>
          <w:color w:val="000000"/>
          <w:szCs w:val="26"/>
        </w:rPr>
        <w:t>;</w:t>
      </w:r>
    </w:p>
    <w:p w14:paraId="6554A278" w14:textId="77777777" w:rsidR="001921A8" w:rsidRPr="00A7425F" w:rsidRDefault="001921A8" w:rsidP="001921A8">
      <w:pPr>
        <w:widowControl w:val="0"/>
        <w:autoSpaceDE w:val="0"/>
        <w:autoSpaceDN w:val="0"/>
        <w:adjustRightInd w:val="0"/>
        <w:rPr>
          <w:szCs w:val="26"/>
        </w:rPr>
      </w:pPr>
      <w:r w:rsidRPr="00A7425F">
        <w:rPr>
          <w:color w:val="000000"/>
          <w:szCs w:val="26"/>
        </w:rPr>
        <w:tab/>
      </w: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String </w:t>
      </w:r>
      <w:r w:rsidRPr="00A7425F">
        <w:rPr>
          <w:color w:val="0000C0"/>
          <w:szCs w:val="26"/>
        </w:rPr>
        <w:t>userid</w:t>
      </w:r>
      <w:r w:rsidRPr="00A7425F">
        <w:rPr>
          <w:color w:val="000000"/>
          <w:szCs w:val="26"/>
        </w:rPr>
        <w:t>;</w:t>
      </w:r>
    </w:p>
    <w:p w14:paraId="7AE9B593" w14:textId="77777777" w:rsidR="001921A8" w:rsidRPr="00A7425F" w:rsidRDefault="001921A8" w:rsidP="001921A8">
      <w:pPr>
        <w:widowControl w:val="0"/>
        <w:autoSpaceDE w:val="0"/>
        <w:autoSpaceDN w:val="0"/>
        <w:adjustRightInd w:val="0"/>
        <w:rPr>
          <w:szCs w:val="26"/>
        </w:rPr>
      </w:pPr>
      <w:r w:rsidRPr="00A7425F">
        <w:rPr>
          <w:color w:val="000000"/>
          <w:szCs w:val="26"/>
        </w:rPr>
        <w:tab/>
      </w: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String </w:t>
      </w:r>
      <w:r w:rsidRPr="00A7425F">
        <w:rPr>
          <w:color w:val="0000C0"/>
          <w:szCs w:val="26"/>
        </w:rPr>
        <w:t>userToken</w:t>
      </w:r>
      <w:r w:rsidRPr="00A7425F">
        <w:rPr>
          <w:color w:val="000000"/>
          <w:szCs w:val="26"/>
        </w:rPr>
        <w:t>;</w:t>
      </w:r>
    </w:p>
    <w:p w14:paraId="72E7BC63" w14:textId="77777777" w:rsidR="001921A8" w:rsidRPr="00A7425F" w:rsidRDefault="001921A8" w:rsidP="001921A8">
      <w:pPr>
        <w:widowControl w:val="0"/>
        <w:autoSpaceDE w:val="0"/>
        <w:autoSpaceDN w:val="0"/>
        <w:adjustRightInd w:val="0"/>
        <w:rPr>
          <w:szCs w:val="26"/>
        </w:rPr>
      </w:pPr>
      <w:r w:rsidRPr="00A7425F">
        <w:rPr>
          <w:color w:val="000000"/>
          <w:szCs w:val="26"/>
        </w:rPr>
        <w:tab/>
      </w: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String </w:t>
      </w:r>
      <w:r w:rsidRPr="00A7425F">
        <w:rPr>
          <w:color w:val="0000C0"/>
          <w:szCs w:val="26"/>
        </w:rPr>
        <w:t>channelToken</w:t>
      </w:r>
      <w:r w:rsidRPr="00A7425F">
        <w:rPr>
          <w:color w:val="000000"/>
          <w:szCs w:val="26"/>
        </w:rPr>
        <w:t>;</w:t>
      </w:r>
    </w:p>
    <w:p w14:paraId="3F332910" w14:textId="77777777" w:rsidR="001921A8" w:rsidRPr="00A7425F" w:rsidRDefault="001921A8" w:rsidP="001921A8">
      <w:pPr>
        <w:widowControl w:val="0"/>
        <w:autoSpaceDE w:val="0"/>
        <w:autoSpaceDN w:val="0"/>
        <w:adjustRightInd w:val="0"/>
        <w:rPr>
          <w:szCs w:val="26"/>
        </w:rPr>
      </w:pPr>
      <w:r w:rsidRPr="00A7425F">
        <w:rPr>
          <w:color w:val="000000"/>
          <w:szCs w:val="26"/>
        </w:rPr>
        <w:tab/>
      </w: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String </w:t>
      </w:r>
      <w:r w:rsidRPr="00A7425F">
        <w:rPr>
          <w:color w:val="0000C0"/>
          <w:szCs w:val="26"/>
        </w:rPr>
        <w:t>fullname</w:t>
      </w:r>
      <w:r w:rsidRPr="00A7425F">
        <w:rPr>
          <w:color w:val="000000"/>
          <w:szCs w:val="26"/>
        </w:rPr>
        <w:t>;</w:t>
      </w:r>
    </w:p>
    <w:p w14:paraId="28BB1179" w14:textId="77777777" w:rsidR="001921A8" w:rsidRPr="00A7425F" w:rsidRDefault="001921A8" w:rsidP="001921A8">
      <w:pPr>
        <w:widowControl w:val="0"/>
        <w:autoSpaceDE w:val="0"/>
        <w:autoSpaceDN w:val="0"/>
        <w:adjustRightInd w:val="0"/>
        <w:rPr>
          <w:szCs w:val="26"/>
        </w:rPr>
      </w:pPr>
      <w:r w:rsidRPr="00A7425F">
        <w:rPr>
          <w:color w:val="000000"/>
          <w:szCs w:val="26"/>
        </w:rPr>
        <w:tab/>
      </w: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String </w:t>
      </w:r>
      <w:r w:rsidRPr="00A7425F">
        <w:rPr>
          <w:color w:val="0000C0"/>
          <w:szCs w:val="26"/>
        </w:rPr>
        <w:t>email</w:t>
      </w:r>
      <w:r w:rsidRPr="00A7425F">
        <w:rPr>
          <w:color w:val="000000"/>
          <w:szCs w:val="26"/>
        </w:rPr>
        <w:t>;</w:t>
      </w:r>
    </w:p>
    <w:p w14:paraId="2B9A0D73" w14:textId="77777777" w:rsidR="001921A8" w:rsidRPr="00A7425F" w:rsidRDefault="001921A8" w:rsidP="001921A8">
      <w:pPr>
        <w:widowControl w:val="0"/>
        <w:autoSpaceDE w:val="0"/>
        <w:autoSpaceDN w:val="0"/>
        <w:adjustRightInd w:val="0"/>
        <w:rPr>
          <w:szCs w:val="26"/>
        </w:rPr>
      </w:pPr>
      <w:r w:rsidRPr="00A7425F">
        <w:rPr>
          <w:color w:val="000000"/>
          <w:szCs w:val="26"/>
        </w:rPr>
        <w:tab/>
      </w: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w:t>
      </w:r>
      <w:r w:rsidRPr="00A7425F">
        <w:rPr>
          <w:b/>
          <w:bCs/>
          <w:color w:val="7F0055"/>
          <w:szCs w:val="26"/>
        </w:rPr>
        <w:t>int</w:t>
      </w:r>
      <w:r w:rsidRPr="00A7425F">
        <w:rPr>
          <w:color w:val="000000"/>
          <w:szCs w:val="26"/>
        </w:rPr>
        <w:t xml:space="preserve"> </w:t>
      </w:r>
      <w:r w:rsidRPr="00A7425F">
        <w:rPr>
          <w:color w:val="0000C0"/>
          <w:szCs w:val="26"/>
        </w:rPr>
        <w:t>phoneNumber</w:t>
      </w:r>
      <w:r w:rsidRPr="00A7425F">
        <w:rPr>
          <w:color w:val="000000"/>
          <w:szCs w:val="26"/>
        </w:rPr>
        <w:t>;</w:t>
      </w:r>
    </w:p>
    <w:p w14:paraId="13CC36F5" w14:textId="01295269" w:rsidR="001921A8" w:rsidRPr="00A7425F" w:rsidRDefault="001921A8" w:rsidP="001921A8">
      <w:pPr>
        <w:widowControl w:val="0"/>
        <w:autoSpaceDE w:val="0"/>
        <w:autoSpaceDN w:val="0"/>
        <w:adjustRightInd w:val="0"/>
        <w:rPr>
          <w:szCs w:val="26"/>
        </w:rPr>
      </w:pPr>
      <w:r w:rsidRPr="00A7425F">
        <w:rPr>
          <w:color w:val="000000"/>
          <w:szCs w:val="26"/>
        </w:rPr>
        <w:tab/>
      </w:r>
    </w:p>
    <w:p w14:paraId="1C650D94" w14:textId="77777777" w:rsidR="001921A8" w:rsidRPr="00A7425F" w:rsidRDefault="001921A8" w:rsidP="001921A8">
      <w:pPr>
        <w:widowControl w:val="0"/>
        <w:autoSpaceDE w:val="0"/>
        <w:autoSpaceDN w:val="0"/>
        <w:adjustRightInd w:val="0"/>
        <w:rPr>
          <w:szCs w:val="26"/>
        </w:rPr>
      </w:pPr>
      <w:r w:rsidRPr="00A7425F">
        <w:rPr>
          <w:color w:val="000000"/>
          <w:szCs w:val="26"/>
        </w:rPr>
        <w:tab/>
      </w:r>
      <w:r w:rsidRPr="00A7425F">
        <w:rPr>
          <w:b/>
          <w:bCs/>
          <w:color w:val="7F0055"/>
          <w:szCs w:val="26"/>
        </w:rPr>
        <w:t>public</w:t>
      </w:r>
      <w:r w:rsidRPr="00A7425F">
        <w:rPr>
          <w:color w:val="000000"/>
          <w:szCs w:val="26"/>
        </w:rPr>
        <w:t xml:space="preserve"> Customer() {</w:t>
      </w:r>
    </w:p>
    <w:p w14:paraId="6BC69F8F" w14:textId="77777777" w:rsidR="001921A8" w:rsidRPr="00A7425F" w:rsidRDefault="001921A8" w:rsidP="001921A8">
      <w:pPr>
        <w:widowControl w:val="0"/>
        <w:autoSpaceDE w:val="0"/>
        <w:autoSpaceDN w:val="0"/>
        <w:adjustRightInd w:val="0"/>
        <w:rPr>
          <w:szCs w:val="26"/>
        </w:rPr>
      </w:pPr>
      <w:r w:rsidRPr="00A7425F">
        <w:rPr>
          <w:color w:val="000000"/>
          <w:szCs w:val="26"/>
        </w:rPr>
        <w:tab/>
      </w:r>
      <w:r w:rsidRPr="00A7425F">
        <w:rPr>
          <w:color w:val="000000"/>
          <w:szCs w:val="26"/>
        </w:rPr>
        <w:tab/>
      </w:r>
      <w:r w:rsidRPr="00A7425F">
        <w:rPr>
          <w:b/>
          <w:bCs/>
          <w:color w:val="7F0055"/>
          <w:szCs w:val="26"/>
        </w:rPr>
        <w:t>super</w:t>
      </w:r>
      <w:r w:rsidRPr="00A7425F">
        <w:rPr>
          <w:color w:val="000000"/>
          <w:szCs w:val="26"/>
        </w:rPr>
        <w:t>();</w:t>
      </w:r>
    </w:p>
    <w:p w14:paraId="24E1526F" w14:textId="4FF604F0" w:rsidR="00D467AC" w:rsidRPr="00A7425F" w:rsidRDefault="001921A8" w:rsidP="00F07DD5">
      <w:pPr>
        <w:rPr>
          <w:b/>
          <w:szCs w:val="26"/>
        </w:rPr>
      </w:pPr>
      <w:r w:rsidRPr="00A7425F">
        <w:rPr>
          <w:color w:val="000000"/>
          <w:szCs w:val="26"/>
        </w:rPr>
        <w:tab/>
        <w:t>}</w:t>
      </w:r>
    </w:p>
    <w:p w14:paraId="44E1D168" w14:textId="77777777" w:rsidR="0028292F" w:rsidRPr="008C6949" w:rsidRDefault="00CA240C" w:rsidP="008C6949">
      <w:pPr>
        <w:pStyle w:val="Heading3"/>
      </w:pPr>
      <w:bookmarkStart w:id="296" w:name="_Toc262138470"/>
      <w:bookmarkStart w:id="297" w:name="_Toc388288965"/>
      <w:bookmarkStart w:id="298" w:name="_Toc262198062"/>
      <w:bookmarkStart w:id="299" w:name="_Toc263056557"/>
      <w:bookmarkStart w:id="300" w:name="_Toc293785736"/>
      <w:r w:rsidRPr="008C6949">
        <w:t>2.</w:t>
      </w:r>
      <w:r w:rsidR="00C8749B" w:rsidRPr="008C6949">
        <w:t>4</w:t>
      </w:r>
      <w:r w:rsidR="005335B0" w:rsidRPr="008C6949">
        <w:t>.4</w:t>
      </w:r>
      <w:r w:rsidR="00370505" w:rsidRPr="008C6949">
        <w:t xml:space="preserve">. </w:t>
      </w:r>
      <w:bookmarkEnd w:id="296"/>
      <w:bookmarkEnd w:id="297"/>
      <w:bookmarkEnd w:id="298"/>
      <w:bookmarkEnd w:id="299"/>
      <w:r w:rsidR="00EF7605" w:rsidRPr="008C6949">
        <w:t>Thông tin sản phẩm của nhà cung cấp</w:t>
      </w:r>
      <w:bookmarkStart w:id="301" w:name="_Toc293754151"/>
      <w:bookmarkEnd w:id="300"/>
    </w:p>
    <w:p w14:paraId="595DAA01" w14:textId="2507B8AF" w:rsidR="003B1646" w:rsidRDefault="0028292F" w:rsidP="00E7327C">
      <w:pPr>
        <w:ind w:firstLine="720"/>
        <w:rPr>
          <w:b/>
        </w:rPr>
      </w:pPr>
      <w:r w:rsidRPr="00E7327C">
        <w:rPr>
          <w:b/>
        </w:rPr>
        <w:t>Bảng dữ liệu</w:t>
      </w:r>
      <w:r w:rsidR="003B1646" w:rsidRPr="00E7327C">
        <w:rPr>
          <w:b/>
        </w:rPr>
        <w:t xml:space="preserve"> :</w:t>
      </w:r>
      <w:bookmarkEnd w:id="301"/>
      <w:r w:rsidR="00E7327C">
        <w:rPr>
          <w:b/>
        </w:rPr>
        <w:br/>
      </w:r>
    </w:p>
    <w:p w14:paraId="7B2DBF10" w14:textId="77777777" w:rsidR="00E7327C" w:rsidRPr="00E7327C" w:rsidRDefault="00E7327C" w:rsidP="00E7327C">
      <w:pPr>
        <w:ind w:firstLine="720"/>
        <w:rPr>
          <w:b/>
        </w:rPr>
      </w:pPr>
    </w:p>
    <w:tbl>
      <w:tblPr>
        <w:tblStyle w:val="LightList-Accent11"/>
        <w:tblW w:w="0" w:type="auto"/>
        <w:tblLook w:val="04A0" w:firstRow="1" w:lastRow="0" w:firstColumn="1" w:lastColumn="0" w:noHBand="0" w:noVBand="1"/>
      </w:tblPr>
      <w:tblGrid>
        <w:gridCol w:w="2123"/>
        <w:gridCol w:w="1755"/>
        <w:gridCol w:w="831"/>
        <w:gridCol w:w="1212"/>
        <w:gridCol w:w="3018"/>
      </w:tblGrid>
      <w:tr w:rsidR="00974870" w:rsidRPr="00A7425F" w14:paraId="04F16B01" w14:textId="77777777" w:rsidTr="006D68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34CFAFB1" w14:textId="6215A7FE" w:rsidR="003B1646" w:rsidRPr="00A7425F" w:rsidRDefault="00A32574" w:rsidP="003B1646">
            <w:pPr>
              <w:rPr>
                <w:szCs w:val="26"/>
              </w:rPr>
            </w:pPr>
            <w:r w:rsidRPr="00A7425F">
              <w:rPr>
                <w:szCs w:val="26"/>
              </w:rPr>
              <w:t>Tên cột</w:t>
            </w:r>
          </w:p>
        </w:tc>
        <w:tc>
          <w:tcPr>
            <w:tcW w:w="1755" w:type="dxa"/>
          </w:tcPr>
          <w:p w14:paraId="1E93E7C1" w14:textId="7D91782E" w:rsidR="003B1646" w:rsidRPr="00A7425F" w:rsidRDefault="00A32574" w:rsidP="003B1646">
            <w:pPr>
              <w:cnfStyle w:val="100000000000" w:firstRow="1" w:lastRow="0" w:firstColumn="0" w:lastColumn="0" w:oddVBand="0" w:evenVBand="0" w:oddHBand="0" w:evenHBand="0" w:firstRowFirstColumn="0" w:firstRowLastColumn="0" w:lastRowFirstColumn="0" w:lastRowLastColumn="0"/>
              <w:rPr>
                <w:szCs w:val="26"/>
              </w:rPr>
            </w:pPr>
            <w:r w:rsidRPr="00A7425F">
              <w:rPr>
                <w:szCs w:val="26"/>
              </w:rPr>
              <w:t>Kiểu dữ liệu</w:t>
            </w:r>
          </w:p>
        </w:tc>
        <w:tc>
          <w:tcPr>
            <w:tcW w:w="831" w:type="dxa"/>
          </w:tcPr>
          <w:p w14:paraId="2B2E9169" w14:textId="48144D64" w:rsidR="003B1646" w:rsidRPr="00A7425F" w:rsidRDefault="00A32574" w:rsidP="003B1646">
            <w:pPr>
              <w:cnfStyle w:val="100000000000" w:firstRow="1" w:lastRow="0" w:firstColumn="0" w:lastColumn="0" w:oddVBand="0" w:evenVBand="0" w:oddHBand="0" w:evenHBand="0" w:firstRowFirstColumn="0" w:firstRowLastColumn="0" w:lastRowFirstColumn="0" w:lastRowLastColumn="0"/>
              <w:rPr>
                <w:szCs w:val="26"/>
              </w:rPr>
            </w:pPr>
            <w:r w:rsidRPr="00A7425F">
              <w:rPr>
                <w:szCs w:val="26"/>
              </w:rPr>
              <w:t>Null</w:t>
            </w:r>
          </w:p>
        </w:tc>
        <w:tc>
          <w:tcPr>
            <w:tcW w:w="1212" w:type="dxa"/>
          </w:tcPr>
          <w:p w14:paraId="348D28C2" w14:textId="08AE2EDA" w:rsidR="003B1646" w:rsidRPr="00A7425F" w:rsidRDefault="00A32574" w:rsidP="003B1646">
            <w:pPr>
              <w:cnfStyle w:val="100000000000" w:firstRow="1" w:lastRow="0" w:firstColumn="0" w:lastColumn="0" w:oddVBand="0" w:evenVBand="0" w:oddHBand="0" w:evenHBand="0" w:firstRowFirstColumn="0" w:firstRowLastColumn="0" w:lastRowFirstColumn="0" w:lastRowLastColumn="0"/>
              <w:rPr>
                <w:szCs w:val="26"/>
              </w:rPr>
            </w:pPr>
            <w:r w:rsidRPr="00A7425F">
              <w:rPr>
                <w:szCs w:val="26"/>
              </w:rPr>
              <w:t>PK</w:t>
            </w:r>
          </w:p>
        </w:tc>
        <w:tc>
          <w:tcPr>
            <w:tcW w:w="3018" w:type="dxa"/>
          </w:tcPr>
          <w:p w14:paraId="26617C7C" w14:textId="294059FA" w:rsidR="003B1646" w:rsidRPr="00A7425F" w:rsidRDefault="00A32574" w:rsidP="003B1646">
            <w:pPr>
              <w:cnfStyle w:val="100000000000" w:firstRow="1" w:lastRow="0" w:firstColumn="0" w:lastColumn="0" w:oddVBand="0" w:evenVBand="0" w:oddHBand="0" w:evenHBand="0" w:firstRowFirstColumn="0" w:firstRowLastColumn="0" w:lastRowFirstColumn="0" w:lastRowLastColumn="0"/>
              <w:rPr>
                <w:szCs w:val="26"/>
              </w:rPr>
            </w:pPr>
            <w:r w:rsidRPr="00A7425F">
              <w:rPr>
                <w:szCs w:val="26"/>
              </w:rPr>
              <w:t>Mô tả</w:t>
            </w:r>
          </w:p>
        </w:tc>
      </w:tr>
      <w:tr w:rsidR="00974870" w:rsidRPr="00A7425F" w14:paraId="2A0057AC" w14:textId="77777777" w:rsidTr="006D68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3CA2C38E" w14:textId="01230B57" w:rsidR="003B1646" w:rsidRPr="00A7425F" w:rsidRDefault="00296781" w:rsidP="003B1646">
            <w:pPr>
              <w:rPr>
                <w:szCs w:val="26"/>
              </w:rPr>
            </w:pPr>
            <w:r w:rsidRPr="00A7425F">
              <w:rPr>
                <w:szCs w:val="26"/>
              </w:rPr>
              <w:t>UserId</w:t>
            </w:r>
          </w:p>
        </w:tc>
        <w:tc>
          <w:tcPr>
            <w:tcW w:w="1755" w:type="dxa"/>
          </w:tcPr>
          <w:p w14:paraId="4B34EF49" w14:textId="28D4FD8E" w:rsidR="003B1646" w:rsidRPr="00A7425F" w:rsidRDefault="00974870" w:rsidP="003B1646">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String</w:t>
            </w:r>
          </w:p>
        </w:tc>
        <w:tc>
          <w:tcPr>
            <w:tcW w:w="831" w:type="dxa"/>
          </w:tcPr>
          <w:p w14:paraId="48CC8F0C" w14:textId="7AE89A73" w:rsidR="003B1646" w:rsidRPr="00A7425F" w:rsidRDefault="00974870" w:rsidP="003B1646">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No</w:t>
            </w:r>
          </w:p>
        </w:tc>
        <w:tc>
          <w:tcPr>
            <w:tcW w:w="1212" w:type="dxa"/>
          </w:tcPr>
          <w:p w14:paraId="6A989CCB" w14:textId="482B4214" w:rsidR="003B1646" w:rsidRPr="00A7425F" w:rsidRDefault="00974870" w:rsidP="003B1646">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Yes</w:t>
            </w:r>
          </w:p>
        </w:tc>
        <w:tc>
          <w:tcPr>
            <w:tcW w:w="3018" w:type="dxa"/>
          </w:tcPr>
          <w:p w14:paraId="7BC404FD" w14:textId="0F3DBC04" w:rsidR="003B1646" w:rsidRPr="00A7425F" w:rsidRDefault="00974870" w:rsidP="003B1646">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Mã nhà cung cấp</w:t>
            </w:r>
          </w:p>
        </w:tc>
      </w:tr>
      <w:tr w:rsidR="00974870" w:rsidRPr="00A7425F" w14:paraId="02D27EB4" w14:textId="77777777" w:rsidTr="006D68A9">
        <w:tc>
          <w:tcPr>
            <w:cnfStyle w:val="001000000000" w:firstRow="0" w:lastRow="0" w:firstColumn="1" w:lastColumn="0" w:oddVBand="0" w:evenVBand="0" w:oddHBand="0" w:evenHBand="0" w:firstRowFirstColumn="0" w:firstRowLastColumn="0" w:lastRowFirstColumn="0" w:lastRowLastColumn="0"/>
            <w:tcW w:w="2022" w:type="dxa"/>
          </w:tcPr>
          <w:p w14:paraId="6A301B67" w14:textId="3876CC1E" w:rsidR="003B1646" w:rsidRPr="00A7425F" w:rsidRDefault="00296781" w:rsidP="003B1646">
            <w:pPr>
              <w:rPr>
                <w:szCs w:val="26"/>
              </w:rPr>
            </w:pPr>
            <w:r w:rsidRPr="00A7425F">
              <w:rPr>
                <w:szCs w:val="26"/>
              </w:rPr>
              <w:t>UserName</w:t>
            </w:r>
          </w:p>
        </w:tc>
        <w:tc>
          <w:tcPr>
            <w:tcW w:w="1755" w:type="dxa"/>
          </w:tcPr>
          <w:p w14:paraId="529827EB" w14:textId="0D8C69ED" w:rsidR="003B1646" w:rsidRPr="00A7425F" w:rsidRDefault="00974870" w:rsidP="003B1646">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String</w:t>
            </w:r>
          </w:p>
        </w:tc>
        <w:tc>
          <w:tcPr>
            <w:tcW w:w="831" w:type="dxa"/>
          </w:tcPr>
          <w:p w14:paraId="3240329F" w14:textId="4E218CEE" w:rsidR="003B1646" w:rsidRPr="00A7425F" w:rsidRDefault="00974870" w:rsidP="003B1646">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No</w:t>
            </w:r>
          </w:p>
        </w:tc>
        <w:tc>
          <w:tcPr>
            <w:tcW w:w="1212" w:type="dxa"/>
          </w:tcPr>
          <w:p w14:paraId="63E2C5D7" w14:textId="77777777" w:rsidR="003B1646" w:rsidRPr="00A7425F" w:rsidRDefault="003B1646" w:rsidP="003B1646">
            <w:pPr>
              <w:cnfStyle w:val="000000000000" w:firstRow="0" w:lastRow="0" w:firstColumn="0" w:lastColumn="0" w:oddVBand="0" w:evenVBand="0" w:oddHBand="0" w:evenHBand="0" w:firstRowFirstColumn="0" w:firstRowLastColumn="0" w:lastRowFirstColumn="0" w:lastRowLastColumn="0"/>
              <w:rPr>
                <w:szCs w:val="26"/>
              </w:rPr>
            </w:pPr>
          </w:p>
        </w:tc>
        <w:tc>
          <w:tcPr>
            <w:tcW w:w="3018" w:type="dxa"/>
          </w:tcPr>
          <w:p w14:paraId="0DCCBF45" w14:textId="75790445" w:rsidR="003B1646" w:rsidRPr="00A7425F" w:rsidRDefault="00974870" w:rsidP="003B1646">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Tên đăng nhập</w:t>
            </w:r>
          </w:p>
        </w:tc>
      </w:tr>
      <w:tr w:rsidR="00974870" w:rsidRPr="00A7425F" w14:paraId="26ABBC71" w14:textId="77777777" w:rsidTr="006D68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6053818D" w14:textId="408167A0" w:rsidR="003B1646" w:rsidRPr="00A7425F" w:rsidRDefault="00296781" w:rsidP="003B1646">
            <w:pPr>
              <w:rPr>
                <w:szCs w:val="26"/>
              </w:rPr>
            </w:pPr>
            <w:r w:rsidRPr="00A7425F">
              <w:rPr>
                <w:szCs w:val="26"/>
              </w:rPr>
              <w:t>Type</w:t>
            </w:r>
          </w:p>
        </w:tc>
        <w:tc>
          <w:tcPr>
            <w:tcW w:w="1755" w:type="dxa"/>
          </w:tcPr>
          <w:p w14:paraId="7E9DE6F9" w14:textId="5EC8718D" w:rsidR="003B1646" w:rsidRPr="00A7425F" w:rsidRDefault="00974870" w:rsidP="003B1646">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String</w:t>
            </w:r>
          </w:p>
        </w:tc>
        <w:tc>
          <w:tcPr>
            <w:tcW w:w="831" w:type="dxa"/>
          </w:tcPr>
          <w:p w14:paraId="0AB2CCC1" w14:textId="782858A7" w:rsidR="003B1646" w:rsidRPr="00A7425F" w:rsidRDefault="00974870" w:rsidP="003B1646">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No</w:t>
            </w:r>
          </w:p>
        </w:tc>
        <w:tc>
          <w:tcPr>
            <w:tcW w:w="1212" w:type="dxa"/>
          </w:tcPr>
          <w:p w14:paraId="0865C9FB" w14:textId="77777777" w:rsidR="003B1646" w:rsidRPr="00A7425F" w:rsidRDefault="003B1646" w:rsidP="003B1646">
            <w:pPr>
              <w:cnfStyle w:val="000000100000" w:firstRow="0" w:lastRow="0" w:firstColumn="0" w:lastColumn="0" w:oddVBand="0" w:evenVBand="0" w:oddHBand="1" w:evenHBand="0" w:firstRowFirstColumn="0" w:firstRowLastColumn="0" w:lastRowFirstColumn="0" w:lastRowLastColumn="0"/>
              <w:rPr>
                <w:szCs w:val="26"/>
              </w:rPr>
            </w:pPr>
          </w:p>
        </w:tc>
        <w:tc>
          <w:tcPr>
            <w:tcW w:w="3018" w:type="dxa"/>
          </w:tcPr>
          <w:p w14:paraId="440248B2" w14:textId="11903376" w:rsidR="003B1646" w:rsidRPr="00A7425F" w:rsidRDefault="00974870" w:rsidP="003B1646">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Kiểu nhà cung cấp</w:t>
            </w:r>
          </w:p>
        </w:tc>
      </w:tr>
      <w:tr w:rsidR="00974870" w:rsidRPr="00A7425F" w14:paraId="527B5F71" w14:textId="77777777" w:rsidTr="006D68A9">
        <w:tc>
          <w:tcPr>
            <w:cnfStyle w:val="001000000000" w:firstRow="0" w:lastRow="0" w:firstColumn="1" w:lastColumn="0" w:oddVBand="0" w:evenVBand="0" w:oddHBand="0" w:evenHBand="0" w:firstRowFirstColumn="0" w:firstRowLastColumn="0" w:lastRowFirstColumn="0" w:lastRowLastColumn="0"/>
            <w:tcW w:w="2022" w:type="dxa"/>
          </w:tcPr>
          <w:p w14:paraId="2569047C" w14:textId="665E329A" w:rsidR="003B1646" w:rsidRPr="00A7425F" w:rsidRDefault="00296781" w:rsidP="003B1646">
            <w:pPr>
              <w:rPr>
                <w:szCs w:val="26"/>
              </w:rPr>
            </w:pPr>
            <w:r w:rsidRPr="00A7425F">
              <w:rPr>
                <w:szCs w:val="26"/>
              </w:rPr>
              <w:t>Name_provider</w:t>
            </w:r>
          </w:p>
        </w:tc>
        <w:tc>
          <w:tcPr>
            <w:tcW w:w="1755" w:type="dxa"/>
          </w:tcPr>
          <w:p w14:paraId="48DDBCD2" w14:textId="4AB920DD" w:rsidR="003B1646" w:rsidRPr="00A7425F" w:rsidRDefault="00974870" w:rsidP="003B1646">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String</w:t>
            </w:r>
          </w:p>
        </w:tc>
        <w:tc>
          <w:tcPr>
            <w:tcW w:w="831" w:type="dxa"/>
          </w:tcPr>
          <w:p w14:paraId="7DA1B1D5" w14:textId="3EDE08D6" w:rsidR="003B1646" w:rsidRPr="00A7425F" w:rsidRDefault="00974870" w:rsidP="003B1646">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No</w:t>
            </w:r>
          </w:p>
        </w:tc>
        <w:tc>
          <w:tcPr>
            <w:tcW w:w="1212" w:type="dxa"/>
          </w:tcPr>
          <w:p w14:paraId="3F3027A6" w14:textId="77777777" w:rsidR="003B1646" w:rsidRPr="00A7425F" w:rsidRDefault="003B1646" w:rsidP="003B1646">
            <w:pPr>
              <w:cnfStyle w:val="000000000000" w:firstRow="0" w:lastRow="0" w:firstColumn="0" w:lastColumn="0" w:oddVBand="0" w:evenVBand="0" w:oddHBand="0" w:evenHBand="0" w:firstRowFirstColumn="0" w:firstRowLastColumn="0" w:lastRowFirstColumn="0" w:lastRowLastColumn="0"/>
              <w:rPr>
                <w:szCs w:val="26"/>
              </w:rPr>
            </w:pPr>
          </w:p>
        </w:tc>
        <w:tc>
          <w:tcPr>
            <w:tcW w:w="3018" w:type="dxa"/>
          </w:tcPr>
          <w:p w14:paraId="356DDB1B" w14:textId="7DFC98D9" w:rsidR="003B1646" w:rsidRPr="00A7425F" w:rsidRDefault="00974870" w:rsidP="003B1646">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Tên nhà cung cấp</w:t>
            </w:r>
          </w:p>
        </w:tc>
      </w:tr>
      <w:tr w:rsidR="00974870" w:rsidRPr="00A7425F" w14:paraId="5AF5E0BE" w14:textId="77777777" w:rsidTr="006D68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62095A93" w14:textId="68005415" w:rsidR="003B1646" w:rsidRPr="00A7425F" w:rsidRDefault="00296781" w:rsidP="003B1646">
            <w:pPr>
              <w:rPr>
                <w:szCs w:val="26"/>
              </w:rPr>
            </w:pPr>
            <w:r w:rsidRPr="00A7425F">
              <w:rPr>
                <w:szCs w:val="26"/>
              </w:rPr>
              <w:t>Name_item</w:t>
            </w:r>
          </w:p>
        </w:tc>
        <w:tc>
          <w:tcPr>
            <w:tcW w:w="1755" w:type="dxa"/>
          </w:tcPr>
          <w:p w14:paraId="1BE4A228" w14:textId="3B2E94AE" w:rsidR="003B1646" w:rsidRPr="00A7425F" w:rsidRDefault="00974870" w:rsidP="003B1646">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String</w:t>
            </w:r>
          </w:p>
        </w:tc>
        <w:tc>
          <w:tcPr>
            <w:tcW w:w="831" w:type="dxa"/>
          </w:tcPr>
          <w:p w14:paraId="2D2D8976" w14:textId="6705D17B" w:rsidR="003B1646" w:rsidRPr="00A7425F" w:rsidRDefault="00974870" w:rsidP="003B1646">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No</w:t>
            </w:r>
          </w:p>
        </w:tc>
        <w:tc>
          <w:tcPr>
            <w:tcW w:w="1212" w:type="dxa"/>
          </w:tcPr>
          <w:p w14:paraId="46FF3ECC" w14:textId="77777777" w:rsidR="003B1646" w:rsidRPr="00A7425F" w:rsidRDefault="003B1646" w:rsidP="003B1646">
            <w:pPr>
              <w:cnfStyle w:val="000000100000" w:firstRow="0" w:lastRow="0" w:firstColumn="0" w:lastColumn="0" w:oddVBand="0" w:evenVBand="0" w:oddHBand="1" w:evenHBand="0" w:firstRowFirstColumn="0" w:firstRowLastColumn="0" w:lastRowFirstColumn="0" w:lastRowLastColumn="0"/>
              <w:rPr>
                <w:szCs w:val="26"/>
              </w:rPr>
            </w:pPr>
          </w:p>
        </w:tc>
        <w:tc>
          <w:tcPr>
            <w:tcW w:w="3018" w:type="dxa"/>
          </w:tcPr>
          <w:p w14:paraId="4918E429" w14:textId="72B1AC5E" w:rsidR="003B1646" w:rsidRPr="00A7425F" w:rsidRDefault="00974870" w:rsidP="003B1646">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Tên sản phẩm</w:t>
            </w:r>
          </w:p>
        </w:tc>
      </w:tr>
      <w:tr w:rsidR="00974870" w:rsidRPr="00A7425F" w14:paraId="7CE1B98F" w14:textId="77777777" w:rsidTr="006D68A9">
        <w:tc>
          <w:tcPr>
            <w:cnfStyle w:val="001000000000" w:firstRow="0" w:lastRow="0" w:firstColumn="1" w:lastColumn="0" w:oddVBand="0" w:evenVBand="0" w:oddHBand="0" w:evenHBand="0" w:firstRowFirstColumn="0" w:firstRowLastColumn="0" w:lastRowFirstColumn="0" w:lastRowLastColumn="0"/>
            <w:tcW w:w="2022" w:type="dxa"/>
          </w:tcPr>
          <w:p w14:paraId="25BBCFC9" w14:textId="33EE5DF8" w:rsidR="003B1646" w:rsidRPr="00A7425F" w:rsidRDefault="00296781" w:rsidP="003B1646">
            <w:pPr>
              <w:rPr>
                <w:szCs w:val="26"/>
              </w:rPr>
            </w:pPr>
            <w:r w:rsidRPr="00A7425F">
              <w:rPr>
                <w:szCs w:val="26"/>
              </w:rPr>
              <w:t>Catalog</w:t>
            </w:r>
          </w:p>
        </w:tc>
        <w:tc>
          <w:tcPr>
            <w:tcW w:w="1755" w:type="dxa"/>
          </w:tcPr>
          <w:p w14:paraId="311F280A" w14:textId="050A9B40" w:rsidR="003B1646" w:rsidRPr="00A7425F" w:rsidRDefault="00974870" w:rsidP="003B1646">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String</w:t>
            </w:r>
          </w:p>
        </w:tc>
        <w:tc>
          <w:tcPr>
            <w:tcW w:w="831" w:type="dxa"/>
          </w:tcPr>
          <w:p w14:paraId="134FCF31" w14:textId="6542506B" w:rsidR="003B1646" w:rsidRPr="00A7425F" w:rsidRDefault="00974870" w:rsidP="003B1646">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No</w:t>
            </w:r>
          </w:p>
        </w:tc>
        <w:tc>
          <w:tcPr>
            <w:tcW w:w="1212" w:type="dxa"/>
          </w:tcPr>
          <w:p w14:paraId="77CC502E" w14:textId="77777777" w:rsidR="003B1646" w:rsidRPr="00A7425F" w:rsidRDefault="003B1646" w:rsidP="003B1646">
            <w:pPr>
              <w:cnfStyle w:val="000000000000" w:firstRow="0" w:lastRow="0" w:firstColumn="0" w:lastColumn="0" w:oddVBand="0" w:evenVBand="0" w:oddHBand="0" w:evenHBand="0" w:firstRowFirstColumn="0" w:firstRowLastColumn="0" w:lastRowFirstColumn="0" w:lastRowLastColumn="0"/>
              <w:rPr>
                <w:szCs w:val="26"/>
              </w:rPr>
            </w:pPr>
          </w:p>
        </w:tc>
        <w:tc>
          <w:tcPr>
            <w:tcW w:w="3018" w:type="dxa"/>
          </w:tcPr>
          <w:p w14:paraId="742CFC8E" w14:textId="3F7971A8" w:rsidR="003B1646" w:rsidRPr="00A7425F" w:rsidRDefault="00974870" w:rsidP="003B1646">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Danh mục sản phẩm</w:t>
            </w:r>
          </w:p>
        </w:tc>
      </w:tr>
      <w:tr w:rsidR="00974870" w:rsidRPr="00A7425F" w14:paraId="65DB8B63" w14:textId="77777777" w:rsidTr="006D68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7A98AB64" w14:textId="5A97B255" w:rsidR="003B1646" w:rsidRPr="00A7425F" w:rsidRDefault="00296781" w:rsidP="003B1646">
            <w:pPr>
              <w:rPr>
                <w:szCs w:val="26"/>
              </w:rPr>
            </w:pPr>
            <w:r w:rsidRPr="00A7425F">
              <w:rPr>
                <w:szCs w:val="26"/>
              </w:rPr>
              <w:t>Image</w:t>
            </w:r>
          </w:p>
        </w:tc>
        <w:tc>
          <w:tcPr>
            <w:tcW w:w="1755" w:type="dxa"/>
          </w:tcPr>
          <w:p w14:paraId="4DF412B0" w14:textId="02F29708" w:rsidR="003B1646" w:rsidRPr="00A7425F" w:rsidRDefault="00974870" w:rsidP="003B1646">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String</w:t>
            </w:r>
          </w:p>
        </w:tc>
        <w:tc>
          <w:tcPr>
            <w:tcW w:w="831" w:type="dxa"/>
          </w:tcPr>
          <w:p w14:paraId="277DD16A" w14:textId="3C1418ED" w:rsidR="003B1646" w:rsidRPr="00A7425F" w:rsidRDefault="00974870" w:rsidP="003B1646">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No</w:t>
            </w:r>
          </w:p>
        </w:tc>
        <w:tc>
          <w:tcPr>
            <w:tcW w:w="1212" w:type="dxa"/>
          </w:tcPr>
          <w:p w14:paraId="20D7A36E" w14:textId="77777777" w:rsidR="003B1646" w:rsidRPr="00A7425F" w:rsidRDefault="003B1646" w:rsidP="003B1646">
            <w:pPr>
              <w:cnfStyle w:val="000000100000" w:firstRow="0" w:lastRow="0" w:firstColumn="0" w:lastColumn="0" w:oddVBand="0" w:evenVBand="0" w:oddHBand="1" w:evenHBand="0" w:firstRowFirstColumn="0" w:firstRowLastColumn="0" w:lastRowFirstColumn="0" w:lastRowLastColumn="0"/>
              <w:rPr>
                <w:szCs w:val="26"/>
              </w:rPr>
            </w:pPr>
          </w:p>
        </w:tc>
        <w:tc>
          <w:tcPr>
            <w:tcW w:w="3018" w:type="dxa"/>
          </w:tcPr>
          <w:p w14:paraId="0BA57739" w14:textId="7F60FDFA" w:rsidR="003B1646" w:rsidRPr="00A7425F" w:rsidRDefault="00974870" w:rsidP="003B1646">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Ảnh sản phẩm</w:t>
            </w:r>
          </w:p>
        </w:tc>
      </w:tr>
      <w:tr w:rsidR="00974870" w:rsidRPr="00A7425F" w14:paraId="2ED57EDE" w14:textId="77777777" w:rsidTr="006D68A9">
        <w:tc>
          <w:tcPr>
            <w:cnfStyle w:val="001000000000" w:firstRow="0" w:lastRow="0" w:firstColumn="1" w:lastColumn="0" w:oddVBand="0" w:evenVBand="0" w:oddHBand="0" w:evenHBand="0" w:firstRowFirstColumn="0" w:firstRowLastColumn="0" w:lastRowFirstColumn="0" w:lastRowLastColumn="0"/>
            <w:tcW w:w="2022" w:type="dxa"/>
          </w:tcPr>
          <w:p w14:paraId="327F5252" w14:textId="2EFD1058" w:rsidR="003B1646" w:rsidRPr="00A7425F" w:rsidRDefault="00296781" w:rsidP="003B1646">
            <w:pPr>
              <w:rPr>
                <w:szCs w:val="26"/>
              </w:rPr>
            </w:pPr>
            <w:r w:rsidRPr="00A7425F">
              <w:rPr>
                <w:szCs w:val="26"/>
              </w:rPr>
              <w:t>Description_item</w:t>
            </w:r>
          </w:p>
        </w:tc>
        <w:tc>
          <w:tcPr>
            <w:tcW w:w="1755" w:type="dxa"/>
          </w:tcPr>
          <w:p w14:paraId="5985E935" w14:textId="2F98CAE6" w:rsidR="003B1646" w:rsidRPr="00A7425F" w:rsidRDefault="00974870" w:rsidP="003B1646">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String</w:t>
            </w:r>
          </w:p>
        </w:tc>
        <w:tc>
          <w:tcPr>
            <w:tcW w:w="831" w:type="dxa"/>
          </w:tcPr>
          <w:p w14:paraId="015072CB" w14:textId="6A0CFFD5" w:rsidR="003B1646" w:rsidRPr="00A7425F" w:rsidRDefault="00974870" w:rsidP="003B1646">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No</w:t>
            </w:r>
          </w:p>
        </w:tc>
        <w:tc>
          <w:tcPr>
            <w:tcW w:w="1212" w:type="dxa"/>
          </w:tcPr>
          <w:p w14:paraId="065095BD" w14:textId="77777777" w:rsidR="003B1646" w:rsidRPr="00A7425F" w:rsidRDefault="003B1646" w:rsidP="003B1646">
            <w:pPr>
              <w:cnfStyle w:val="000000000000" w:firstRow="0" w:lastRow="0" w:firstColumn="0" w:lastColumn="0" w:oddVBand="0" w:evenVBand="0" w:oddHBand="0" w:evenHBand="0" w:firstRowFirstColumn="0" w:firstRowLastColumn="0" w:lastRowFirstColumn="0" w:lastRowLastColumn="0"/>
              <w:rPr>
                <w:szCs w:val="26"/>
              </w:rPr>
            </w:pPr>
          </w:p>
        </w:tc>
        <w:tc>
          <w:tcPr>
            <w:tcW w:w="3018" w:type="dxa"/>
          </w:tcPr>
          <w:p w14:paraId="5C8D2BC8" w14:textId="59C625E4" w:rsidR="003B1646" w:rsidRPr="00A7425F" w:rsidRDefault="00974870" w:rsidP="003B1646">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Mô tả</w:t>
            </w:r>
          </w:p>
        </w:tc>
      </w:tr>
      <w:tr w:rsidR="00974870" w:rsidRPr="00A7425F" w14:paraId="26C3F21E" w14:textId="77777777" w:rsidTr="006D68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4F70D1C1" w14:textId="760C1ED3" w:rsidR="003B1646" w:rsidRPr="00A7425F" w:rsidRDefault="00296781" w:rsidP="003B1646">
            <w:pPr>
              <w:rPr>
                <w:szCs w:val="26"/>
              </w:rPr>
            </w:pPr>
            <w:r w:rsidRPr="00A7425F">
              <w:rPr>
                <w:szCs w:val="26"/>
              </w:rPr>
              <w:t>Number_item</w:t>
            </w:r>
          </w:p>
        </w:tc>
        <w:tc>
          <w:tcPr>
            <w:tcW w:w="1755" w:type="dxa"/>
          </w:tcPr>
          <w:p w14:paraId="362BC16A" w14:textId="00F524B8" w:rsidR="003B1646" w:rsidRPr="00A7425F" w:rsidRDefault="00974870" w:rsidP="003B1646">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Integer</w:t>
            </w:r>
          </w:p>
        </w:tc>
        <w:tc>
          <w:tcPr>
            <w:tcW w:w="831" w:type="dxa"/>
          </w:tcPr>
          <w:p w14:paraId="47A7D35A" w14:textId="0FBF7004" w:rsidR="003B1646" w:rsidRPr="00A7425F" w:rsidRDefault="00974870" w:rsidP="003B1646">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No</w:t>
            </w:r>
          </w:p>
        </w:tc>
        <w:tc>
          <w:tcPr>
            <w:tcW w:w="1212" w:type="dxa"/>
          </w:tcPr>
          <w:p w14:paraId="0C64075A" w14:textId="77777777" w:rsidR="003B1646" w:rsidRPr="00A7425F" w:rsidRDefault="003B1646" w:rsidP="003B1646">
            <w:pPr>
              <w:cnfStyle w:val="000000100000" w:firstRow="0" w:lastRow="0" w:firstColumn="0" w:lastColumn="0" w:oddVBand="0" w:evenVBand="0" w:oddHBand="1" w:evenHBand="0" w:firstRowFirstColumn="0" w:firstRowLastColumn="0" w:lastRowFirstColumn="0" w:lastRowLastColumn="0"/>
              <w:rPr>
                <w:szCs w:val="26"/>
              </w:rPr>
            </w:pPr>
          </w:p>
        </w:tc>
        <w:tc>
          <w:tcPr>
            <w:tcW w:w="3018" w:type="dxa"/>
          </w:tcPr>
          <w:p w14:paraId="747AD17F" w14:textId="5B265FB5" w:rsidR="003B1646" w:rsidRPr="00A7425F" w:rsidRDefault="00974870" w:rsidP="003B1646">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Số lượng</w:t>
            </w:r>
          </w:p>
        </w:tc>
      </w:tr>
      <w:tr w:rsidR="00974870" w:rsidRPr="00A7425F" w14:paraId="4A03672D" w14:textId="77777777" w:rsidTr="006D68A9">
        <w:tc>
          <w:tcPr>
            <w:cnfStyle w:val="001000000000" w:firstRow="0" w:lastRow="0" w:firstColumn="1" w:lastColumn="0" w:oddVBand="0" w:evenVBand="0" w:oddHBand="0" w:evenHBand="0" w:firstRowFirstColumn="0" w:firstRowLastColumn="0" w:lastRowFirstColumn="0" w:lastRowLastColumn="0"/>
            <w:tcW w:w="2022" w:type="dxa"/>
          </w:tcPr>
          <w:p w14:paraId="462C41D7" w14:textId="198CC4D5" w:rsidR="003B1646" w:rsidRPr="00A7425F" w:rsidRDefault="00296781" w:rsidP="003B1646">
            <w:pPr>
              <w:rPr>
                <w:szCs w:val="26"/>
              </w:rPr>
            </w:pPr>
            <w:r w:rsidRPr="00A7425F">
              <w:rPr>
                <w:szCs w:val="26"/>
              </w:rPr>
              <w:t>Price_item</w:t>
            </w:r>
          </w:p>
        </w:tc>
        <w:tc>
          <w:tcPr>
            <w:tcW w:w="1755" w:type="dxa"/>
          </w:tcPr>
          <w:p w14:paraId="2AE69FE3" w14:textId="1713CCC4" w:rsidR="003B1646" w:rsidRPr="00A7425F" w:rsidRDefault="00974870" w:rsidP="003B1646">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Integer</w:t>
            </w:r>
          </w:p>
        </w:tc>
        <w:tc>
          <w:tcPr>
            <w:tcW w:w="831" w:type="dxa"/>
          </w:tcPr>
          <w:p w14:paraId="6C908594" w14:textId="3E38F091" w:rsidR="003B1646" w:rsidRPr="00A7425F" w:rsidRDefault="00974870" w:rsidP="003B1646">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No</w:t>
            </w:r>
          </w:p>
        </w:tc>
        <w:tc>
          <w:tcPr>
            <w:tcW w:w="1212" w:type="dxa"/>
          </w:tcPr>
          <w:p w14:paraId="7F616EDB" w14:textId="77777777" w:rsidR="003B1646" w:rsidRPr="00A7425F" w:rsidRDefault="003B1646" w:rsidP="003B1646">
            <w:pPr>
              <w:cnfStyle w:val="000000000000" w:firstRow="0" w:lastRow="0" w:firstColumn="0" w:lastColumn="0" w:oddVBand="0" w:evenVBand="0" w:oddHBand="0" w:evenHBand="0" w:firstRowFirstColumn="0" w:firstRowLastColumn="0" w:lastRowFirstColumn="0" w:lastRowLastColumn="0"/>
              <w:rPr>
                <w:szCs w:val="26"/>
              </w:rPr>
            </w:pPr>
          </w:p>
        </w:tc>
        <w:tc>
          <w:tcPr>
            <w:tcW w:w="3018" w:type="dxa"/>
          </w:tcPr>
          <w:p w14:paraId="57E6BD92" w14:textId="6A3291F2" w:rsidR="003B1646" w:rsidRPr="00A7425F" w:rsidRDefault="00974870" w:rsidP="003B1646">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 xml:space="preserve">Giá </w:t>
            </w:r>
          </w:p>
        </w:tc>
      </w:tr>
      <w:tr w:rsidR="00974870" w:rsidRPr="00A7425F" w14:paraId="0210F039" w14:textId="77777777" w:rsidTr="006D68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7F99FAB7" w14:textId="51F70E65" w:rsidR="003B1646" w:rsidRPr="00A7425F" w:rsidRDefault="00296781" w:rsidP="003B1646">
            <w:pPr>
              <w:rPr>
                <w:szCs w:val="26"/>
              </w:rPr>
            </w:pPr>
            <w:r w:rsidRPr="00A7425F">
              <w:rPr>
                <w:szCs w:val="26"/>
              </w:rPr>
              <w:t>State_item</w:t>
            </w:r>
          </w:p>
        </w:tc>
        <w:tc>
          <w:tcPr>
            <w:tcW w:w="1755" w:type="dxa"/>
          </w:tcPr>
          <w:p w14:paraId="513448B9" w14:textId="13ACADDB" w:rsidR="003B1646" w:rsidRPr="00A7425F" w:rsidRDefault="00974870" w:rsidP="003B1646">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String</w:t>
            </w:r>
          </w:p>
        </w:tc>
        <w:tc>
          <w:tcPr>
            <w:tcW w:w="831" w:type="dxa"/>
          </w:tcPr>
          <w:p w14:paraId="5DD6BFFD" w14:textId="2971BD79" w:rsidR="003B1646" w:rsidRPr="00A7425F" w:rsidRDefault="00974870" w:rsidP="003B1646">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No</w:t>
            </w:r>
          </w:p>
        </w:tc>
        <w:tc>
          <w:tcPr>
            <w:tcW w:w="1212" w:type="dxa"/>
          </w:tcPr>
          <w:p w14:paraId="12904480" w14:textId="77777777" w:rsidR="003B1646" w:rsidRPr="00A7425F" w:rsidRDefault="003B1646" w:rsidP="003B1646">
            <w:pPr>
              <w:cnfStyle w:val="000000100000" w:firstRow="0" w:lastRow="0" w:firstColumn="0" w:lastColumn="0" w:oddVBand="0" w:evenVBand="0" w:oddHBand="1" w:evenHBand="0" w:firstRowFirstColumn="0" w:firstRowLastColumn="0" w:lastRowFirstColumn="0" w:lastRowLastColumn="0"/>
              <w:rPr>
                <w:szCs w:val="26"/>
              </w:rPr>
            </w:pPr>
          </w:p>
        </w:tc>
        <w:tc>
          <w:tcPr>
            <w:tcW w:w="3018" w:type="dxa"/>
          </w:tcPr>
          <w:p w14:paraId="43A09214" w14:textId="2F407B0F" w:rsidR="003B1646" w:rsidRPr="00A7425F" w:rsidRDefault="00974870" w:rsidP="003B1646">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Trạng thái</w:t>
            </w:r>
          </w:p>
        </w:tc>
      </w:tr>
      <w:tr w:rsidR="00974870" w:rsidRPr="00A7425F" w14:paraId="30B9AF2A" w14:textId="77777777" w:rsidTr="006D68A9">
        <w:tc>
          <w:tcPr>
            <w:cnfStyle w:val="001000000000" w:firstRow="0" w:lastRow="0" w:firstColumn="1" w:lastColumn="0" w:oddVBand="0" w:evenVBand="0" w:oddHBand="0" w:evenHBand="0" w:firstRowFirstColumn="0" w:firstRowLastColumn="0" w:lastRowFirstColumn="0" w:lastRowLastColumn="0"/>
            <w:tcW w:w="2022" w:type="dxa"/>
          </w:tcPr>
          <w:p w14:paraId="5EDC5DD9" w14:textId="0DF010CF" w:rsidR="003B1646" w:rsidRPr="00A7425F" w:rsidRDefault="00296781" w:rsidP="003B1646">
            <w:pPr>
              <w:rPr>
                <w:szCs w:val="26"/>
              </w:rPr>
            </w:pPr>
            <w:r w:rsidRPr="00A7425F">
              <w:rPr>
                <w:szCs w:val="26"/>
              </w:rPr>
              <w:lastRenderedPageBreak/>
              <w:t>Address</w:t>
            </w:r>
          </w:p>
        </w:tc>
        <w:tc>
          <w:tcPr>
            <w:tcW w:w="1755" w:type="dxa"/>
          </w:tcPr>
          <w:p w14:paraId="47092EF1" w14:textId="62965BEF" w:rsidR="003B1646" w:rsidRPr="00A7425F" w:rsidRDefault="00974870" w:rsidP="003B1646">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String</w:t>
            </w:r>
          </w:p>
        </w:tc>
        <w:tc>
          <w:tcPr>
            <w:tcW w:w="831" w:type="dxa"/>
          </w:tcPr>
          <w:p w14:paraId="465AAD9D" w14:textId="0B7E99C9" w:rsidR="003B1646" w:rsidRPr="00A7425F" w:rsidRDefault="00974870" w:rsidP="003B1646">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No</w:t>
            </w:r>
          </w:p>
        </w:tc>
        <w:tc>
          <w:tcPr>
            <w:tcW w:w="1212" w:type="dxa"/>
          </w:tcPr>
          <w:p w14:paraId="1FC3469D" w14:textId="77777777" w:rsidR="003B1646" w:rsidRPr="00A7425F" w:rsidRDefault="003B1646" w:rsidP="003B1646">
            <w:pPr>
              <w:cnfStyle w:val="000000000000" w:firstRow="0" w:lastRow="0" w:firstColumn="0" w:lastColumn="0" w:oddVBand="0" w:evenVBand="0" w:oddHBand="0" w:evenHBand="0" w:firstRowFirstColumn="0" w:firstRowLastColumn="0" w:lastRowFirstColumn="0" w:lastRowLastColumn="0"/>
              <w:rPr>
                <w:szCs w:val="26"/>
              </w:rPr>
            </w:pPr>
          </w:p>
        </w:tc>
        <w:tc>
          <w:tcPr>
            <w:tcW w:w="3018" w:type="dxa"/>
          </w:tcPr>
          <w:p w14:paraId="2178C210" w14:textId="23BCF2F5" w:rsidR="003B1646" w:rsidRPr="00A7425F" w:rsidRDefault="00974870" w:rsidP="003B1646">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Địa chỉ</w:t>
            </w:r>
          </w:p>
        </w:tc>
      </w:tr>
      <w:tr w:rsidR="00974870" w:rsidRPr="00A7425F" w14:paraId="0D3AA3CE" w14:textId="77777777" w:rsidTr="006D68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5E819F72" w14:textId="4DC1A00D" w:rsidR="003B1646" w:rsidRPr="00A7425F" w:rsidRDefault="00296781" w:rsidP="003B1646">
            <w:pPr>
              <w:rPr>
                <w:szCs w:val="26"/>
              </w:rPr>
            </w:pPr>
            <w:r w:rsidRPr="00A7425F">
              <w:rPr>
                <w:szCs w:val="26"/>
              </w:rPr>
              <w:t>Location</w:t>
            </w:r>
          </w:p>
        </w:tc>
        <w:tc>
          <w:tcPr>
            <w:tcW w:w="1755" w:type="dxa"/>
          </w:tcPr>
          <w:p w14:paraId="2DCEB34E" w14:textId="3D51D490" w:rsidR="003B1646" w:rsidRPr="00A7425F" w:rsidRDefault="00974870" w:rsidP="003B1646">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String</w:t>
            </w:r>
          </w:p>
        </w:tc>
        <w:tc>
          <w:tcPr>
            <w:tcW w:w="831" w:type="dxa"/>
          </w:tcPr>
          <w:p w14:paraId="6DC17779" w14:textId="12DE6ACC" w:rsidR="003B1646" w:rsidRPr="00A7425F" w:rsidRDefault="00974870" w:rsidP="003B1646">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No</w:t>
            </w:r>
          </w:p>
        </w:tc>
        <w:tc>
          <w:tcPr>
            <w:tcW w:w="1212" w:type="dxa"/>
          </w:tcPr>
          <w:p w14:paraId="32114961" w14:textId="77777777" w:rsidR="003B1646" w:rsidRPr="00A7425F" w:rsidRDefault="003B1646" w:rsidP="003B1646">
            <w:pPr>
              <w:cnfStyle w:val="000000100000" w:firstRow="0" w:lastRow="0" w:firstColumn="0" w:lastColumn="0" w:oddVBand="0" w:evenVBand="0" w:oddHBand="1" w:evenHBand="0" w:firstRowFirstColumn="0" w:firstRowLastColumn="0" w:lastRowFirstColumn="0" w:lastRowLastColumn="0"/>
              <w:rPr>
                <w:szCs w:val="26"/>
              </w:rPr>
            </w:pPr>
          </w:p>
        </w:tc>
        <w:tc>
          <w:tcPr>
            <w:tcW w:w="3018" w:type="dxa"/>
          </w:tcPr>
          <w:p w14:paraId="5C38E1C8" w14:textId="07E3B4F3" w:rsidR="003B1646" w:rsidRPr="00A7425F" w:rsidRDefault="00974870" w:rsidP="003B1646">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 xml:space="preserve">Vị trí </w:t>
            </w:r>
          </w:p>
        </w:tc>
      </w:tr>
      <w:tr w:rsidR="00974870" w:rsidRPr="00A7425F" w14:paraId="1714A582" w14:textId="77777777" w:rsidTr="006D68A9">
        <w:tc>
          <w:tcPr>
            <w:cnfStyle w:val="001000000000" w:firstRow="0" w:lastRow="0" w:firstColumn="1" w:lastColumn="0" w:oddVBand="0" w:evenVBand="0" w:oddHBand="0" w:evenHBand="0" w:firstRowFirstColumn="0" w:firstRowLastColumn="0" w:lastRowFirstColumn="0" w:lastRowLastColumn="0"/>
            <w:tcW w:w="2022" w:type="dxa"/>
          </w:tcPr>
          <w:p w14:paraId="1DAAC9C3" w14:textId="0494A399" w:rsidR="003B1646" w:rsidRPr="00A7425F" w:rsidRDefault="00296781" w:rsidP="003B1646">
            <w:pPr>
              <w:rPr>
                <w:szCs w:val="26"/>
              </w:rPr>
            </w:pPr>
            <w:r w:rsidRPr="00A7425F">
              <w:rPr>
                <w:szCs w:val="26"/>
              </w:rPr>
              <w:t>Rate_item</w:t>
            </w:r>
          </w:p>
        </w:tc>
        <w:tc>
          <w:tcPr>
            <w:tcW w:w="1755" w:type="dxa"/>
          </w:tcPr>
          <w:p w14:paraId="3C0B12F5" w14:textId="6DA329F5" w:rsidR="003B1646" w:rsidRPr="00A7425F" w:rsidRDefault="00974870" w:rsidP="003B1646">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Integer</w:t>
            </w:r>
          </w:p>
        </w:tc>
        <w:tc>
          <w:tcPr>
            <w:tcW w:w="831" w:type="dxa"/>
          </w:tcPr>
          <w:p w14:paraId="0FE32809" w14:textId="79B3BF1D" w:rsidR="003B1646" w:rsidRPr="00A7425F" w:rsidRDefault="00974870" w:rsidP="003B1646">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No</w:t>
            </w:r>
          </w:p>
        </w:tc>
        <w:tc>
          <w:tcPr>
            <w:tcW w:w="1212" w:type="dxa"/>
          </w:tcPr>
          <w:p w14:paraId="18838B62" w14:textId="77777777" w:rsidR="003B1646" w:rsidRPr="00A7425F" w:rsidRDefault="003B1646" w:rsidP="003B1646">
            <w:pPr>
              <w:cnfStyle w:val="000000000000" w:firstRow="0" w:lastRow="0" w:firstColumn="0" w:lastColumn="0" w:oddVBand="0" w:evenVBand="0" w:oddHBand="0" w:evenHBand="0" w:firstRowFirstColumn="0" w:firstRowLastColumn="0" w:lastRowFirstColumn="0" w:lastRowLastColumn="0"/>
              <w:rPr>
                <w:szCs w:val="26"/>
              </w:rPr>
            </w:pPr>
          </w:p>
        </w:tc>
        <w:tc>
          <w:tcPr>
            <w:tcW w:w="3018" w:type="dxa"/>
          </w:tcPr>
          <w:p w14:paraId="0986E53A" w14:textId="1A8FDB4D" w:rsidR="003B1646" w:rsidRPr="00A7425F" w:rsidRDefault="00974870" w:rsidP="003B1646">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Điểm đánh giá sản phẩm</w:t>
            </w:r>
          </w:p>
        </w:tc>
      </w:tr>
      <w:tr w:rsidR="00974870" w:rsidRPr="00A7425F" w14:paraId="505743D1" w14:textId="77777777" w:rsidTr="006D68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0E1E31FD" w14:textId="3178FA10" w:rsidR="003B1646" w:rsidRPr="00A7425F" w:rsidRDefault="00296781" w:rsidP="003B1646">
            <w:pPr>
              <w:rPr>
                <w:szCs w:val="26"/>
              </w:rPr>
            </w:pPr>
            <w:r w:rsidRPr="00A7425F">
              <w:rPr>
                <w:szCs w:val="26"/>
              </w:rPr>
              <w:t>Rate_provider</w:t>
            </w:r>
          </w:p>
        </w:tc>
        <w:tc>
          <w:tcPr>
            <w:tcW w:w="1755" w:type="dxa"/>
          </w:tcPr>
          <w:p w14:paraId="37706E82" w14:textId="278D8308" w:rsidR="003B1646" w:rsidRPr="00A7425F" w:rsidRDefault="00974870" w:rsidP="003B1646">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Integer</w:t>
            </w:r>
          </w:p>
        </w:tc>
        <w:tc>
          <w:tcPr>
            <w:tcW w:w="831" w:type="dxa"/>
          </w:tcPr>
          <w:p w14:paraId="6F4C4285" w14:textId="7FB7C5C6" w:rsidR="003B1646" w:rsidRPr="00A7425F" w:rsidRDefault="00974870" w:rsidP="003B1646">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No</w:t>
            </w:r>
          </w:p>
        </w:tc>
        <w:tc>
          <w:tcPr>
            <w:tcW w:w="1212" w:type="dxa"/>
          </w:tcPr>
          <w:p w14:paraId="5BA0EB97" w14:textId="77777777" w:rsidR="003B1646" w:rsidRPr="00A7425F" w:rsidRDefault="003B1646" w:rsidP="003B1646">
            <w:pPr>
              <w:cnfStyle w:val="000000100000" w:firstRow="0" w:lastRow="0" w:firstColumn="0" w:lastColumn="0" w:oddVBand="0" w:evenVBand="0" w:oddHBand="1" w:evenHBand="0" w:firstRowFirstColumn="0" w:firstRowLastColumn="0" w:lastRowFirstColumn="0" w:lastRowLastColumn="0"/>
              <w:rPr>
                <w:szCs w:val="26"/>
              </w:rPr>
            </w:pPr>
          </w:p>
        </w:tc>
        <w:tc>
          <w:tcPr>
            <w:tcW w:w="3018" w:type="dxa"/>
          </w:tcPr>
          <w:p w14:paraId="477AE2B0" w14:textId="1B891E12" w:rsidR="003B1646" w:rsidRPr="00A7425F" w:rsidRDefault="00974870" w:rsidP="003B1646">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Điểm đánh giá NCC</w:t>
            </w:r>
          </w:p>
        </w:tc>
      </w:tr>
    </w:tbl>
    <w:p w14:paraId="2C9ECC2B" w14:textId="77777777" w:rsidR="00D467AC" w:rsidRPr="00A7425F" w:rsidRDefault="00D467AC" w:rsidP="003B1646">
      <w:pPr>
        <w:rPr>
          <w:szCs w:val="26"/>
        </w:rPr>
      </w:pPr>
    </w:p>
    <w:p w14:paraId="5824B895" w14:textId="778BA0A7" w:rsidR="003B1646" w:rsidRPr="00E33490" w:rsidRDefault="008D1905" w:rsidP="00D467AC">
      <w:pPr>
        <w:jc w:val="center"/>
        <w:rPr>
          <w:b/>
          <w:i/>
          <w:szCs w:val="26"/>
        </w:rPr>
      </w:pPr>
      <w:r w:rsidRPr="00E33490">
        <w:rPr>
          <w:b/>
          <w:i/>
          <w:szCs w:val="26"/>
        </w:rPr>
        <w:t>Bảng 10 -</w:t>
      </w:r>
      <w:r w:rsidR="00D467AC" w:rsidRPr="00E33490">
        <w:rPr>
          <w:b/>
          <w:i/>
          <w:szCs w:val="26"/>
        </w:rPr>
        <w:t xml:space="preserve"> Thông tin sản phẩm nhà cung cấp</w:t>
      </w:r>
    </w:p>
    <w:p w14:paraId="2B671509" w14:textId="77777777" w:rsidR="00D467AC" w:rsidRPr="00A7425F" w:rsidRDefault="00D467AC" w:rsidP="00296781">
      <w:pPr>
        <w:widowControl w:val="0"/>
        <w:autoSpaceDE w:val="0"/>
        <w:autoSpaceDN w:val="0"/>
        <w:adjustRightInd w:val="0"/>
        <w:rPr>
          <w:color w:val="646464"/>
          <w:szCs w:val="26"/>
        </w:rPr>
      </w:pPr>
      <w:bookmarkStart w:id="302" w:name="_Toc262138471"/>
      <w:bookmarkStart w:id="303" w:name="_Toc388288966"/>
      <w:bookmarkStart w:id="304" w:name="_Toc262198063"/>
      <w:bookmarkStart w:id="305" w:name="_Toc263056558"/>
    </w:p>
    <w:p w14:paraId="44E65635" w14:textId="77777777" w:rsidR="00296781" w:rsidRPr="00A7425F" w:rsidRDefault="00296781" w:rsidP="00296781">
      <w:pPr>
        <w:widowControl w:val="0"/>
        <w:autoSpaceDE w:val="0"/>
        <w:autoSpaceDN w:val="0"/>
        <w:adjustRightInd w:val="0"/>
        <w:rPr>
          <w:szCs w:val="26"/>
        </w:rPr>
      </w:pPr>
      <w:r w:rsidRPr="00A7425F">
        <w:rPr>
          <w:color w:val="646464"/>
          <w:szCs w:val="26"/>
        </w:rPr>
        <w:t>@Entity</w:t>
      </w:r>
    </w:p>
    <w:p w14:paraId="5385FC0E" w14:textId="77777777" w:rsidR="00296781" w:rsidRPr="00A7425F" w:rsidRDefault="00296781" w:rsidP="00296781">
      <w:pPr>
        <w:widowControl w:val="0"/>
        <w:autoSpaceDE w:val="0"/>
        <w:autoSpaceDN w:val="0"/>
        <w:adjustRightInd w:val="0"/>
        <w:rPr>
          <w:szCs w:val="26"/>
        </w:rPr>
      </w:pPr>
      <w:r w:rsidRPr="00A7425F">
        <w:rPr>
          <w:b/>
          <w:bCs/>
          <w:color w:val="7F0055"/>
          <w:szCs w:val="26"/>
        </w:rPr>
        <w:t>public</w:t>
      </w:r>
      <w:r w:rsidRPr="00A7425F">
        <w:rPr>
          <w:color w:val="000000"/>
          <w:szCs w:val="26"/>
        </w:rPr>
        <w:t xml:space="preserve"> </w:t>
      </w:r>
      <w:r w:rsidRPr="00A7425F">
        <w:rPr>
          <w:b/>
          <w:bCs/>
          <w:color w:val="7F0055"/>
          <w:szCs w:val="26"/>
        </w:rPr>
        <w:t>class</w:t>
      </w:r>
      <w:r w:rsidRPr="00A7425F">
        <w:rPr>
          <w:color w:val="000000"/>
          <w:szCs w:val="26"/>
        </w:rPr>
        <w:t xml:space="preserve"> Provider </w:t>
      </w:r>
      <w:r w:rsidRPr="00A7425F">
        <w:rPr>
          <w:b/>
          <w:bCs/>
          <w:color w:val="7F0055"/>
          <w:szCs w:val="26"/>
        </w:rPr>
        <w:t>implements</w:t>
      </w:r>
      <w:r w:rsidRPr="00A7425F">
        <w:rPr>
          <w:color w:val="000000"/>
          <w:szCs w:val="26"/>
        </w:rPr>
        <w:t xml:space="preserve"> Serializable,IsSerializable {</w:t>
      </w:r>
    </w:p>
    <w:p w14:paraId="562385E4" w14:textId="77777777" w:rsidR="00296781" w:rsidRPr="00A7425F" w:rsidRDefault="00296781" w:rsidP="00296781">
      <w:pPr>
        <w:widowControl w:val="0"/>
        <w:autoSpaceDE w:val="0"/>
        <w:autoSpaceDN w:val="0"/>
        <w:adjustRightInd w:val="0"/>
        <w:rPr>
          <w:szCs w:val="26"/>
        </w:rPr>
      </w:pPr>
      <w:r w:rsidRPr="00A7425F">
        <w:rPr>
          <w:color w:val="000000"/>
          <w:szCs w:val="26"/>
        </w:rPr>
        <w:tab/>
      </w:r>
      <w:r w:rsidRPr="00A7425F">
        <w:rPr>
          <w:b/>
          <w:bCs/>
          <w:color w:val="7F0055"/>
          <w:szCs w:val="26"/>
        </w:rPr>
        <w:t>private</w:t>
      </w:r>
      <w:r w:rsidRPr="00A7425F">
        <w:rPr>
          <w:color w:val="000000"/>
          <w:szCs w:val="26"/>
        </w:rPr>
        <w:t xml:space="preserve"> </w:t>
      </w:r>
      <w:r w:rsidRPr="00A7425F">
        <w:rPr>
          <w:b/>
          <w:bCs/>
          <w:color w:val="7F0055"/>
          <w:szCs w:val="26"/>
        </w:rPr>
        <w:t>static</w:t>
      </w:r>
      <w:r w:rsidRPr="00A7425F">
        <w:rPr>
          <w:color w:val="000000"/>
          <w:szCs w:val="26"/>
        </w:rPr>
        <w:t xml:space="preserve"> </w:t>
      </w:r>
      <w:r w:rsidRPr="00A7425F">
        <w:rPr>
          <w:b/>
          <w:bCs/>
          <w:color w:val="7F0055"/>
          <w:szCs w:val="26"/>
        </w:rPr>
        <w:t>final</w:t>
      </w:r>
      <w:r w:rsidRPr="00A7425F">
        <w:rPr>
          <w:color w:val="000000"/>
          <w:szCs w:val="26"/>
        </w:rPr>
        <w:t xml:space="preserve"> </w:t>
      </w:r>
      <w:r w:rsidRPr="00A7425F">
        <w:rPr>
          <w:b/>
          <w:bCs/>
          <w:color w:val="7F0055"/>
          <w:szCs w:val="26"/>
        </w:rPr>
        <w:t>long</w:t>
      </w:r>
      <w:r w:rsidRPr="00A7425F">
        <w:rPr>
          <w:color w:val="000000"/>
          <w:szCs w:val="26"/>
        </w:rPr>
        <w:t xml:space="preserve"> </w:t>
      </w:r>
      <w:r w:rsidRPr="00A7425F">
        <w:rPr>
          <w:b/>
          <w:bCs/>
          <w:i/>
          <w:iCs/>
          <w:color w:val="0000C0"/>
          <w:szCs w:val="26"/>
        </w:rPr>
        <w:t>serialVersionUID</w:t>
      </w:r>
      <w:r w:rsidRPr="00A7425F">
        <w:rPr>
          <w:color w:val="000000"/>
          <w:szCs w:val="26"/>
        </w:rPr>
        <w:t xml:space="preserve"> = 1L;</w:t>
      </w:r>
    </w:p>
    <w:p w14:paraId="04E8DBAB" w14:textId="28EFF0DB" w:rsidR="00296781" w:rsidRPr="00A7425F" w:rsidRDefault="00296781" w:rsidP="00980320">
      <w:pPr>
        <w:widowControl w:val="0"/>
        <w:autoSpaceDE w:val="0"/>
        <w:autoSpaceDN w:val="0"/>
        <w:adjustRightInd w:val="0"/>
        <w:rPr>
          <w:szCs w:val="26"/>
        </w:rPr>
      </w:pPr>
    </w:p>
    <w:p w14:paraId="743FE61E" w14:textId="77777777" w:rsidR="00296781" w:rsidRPr="00A7425F" w:rsidRDefault="00296781" w:rsidP="00296781">
      <w:pPr>
        <w:widowControl w:val="0"/>
        <w:autoSpaceDE w:val="0"/>
        <w:autoSpaceDN w:val="0"/>
        <w:adjustRightInd w:val="0"/>
        <w:rPr>
          <w:color w:val="000000"/>
          <w:szCs w:val="26"/>
        </w:rPr>
      </w:pPr>
      <w:r w:rsidRPr="00A7425F">
        <w:rPr>
          <w:color w:val="000000"/>
          <w:szCs w:val="26"/>
        </w:rPr>
        <w:tab/>
      </w:r>
      <w:r w:rsidRPr="00A7425F">
        <w:rPr>
          <w:color w:val="646464"/>
          <w:szCs w:val="26"/>
        </w:rPr>
        <w:t>@Id</w:t>
      </w:r>
      <w:r w:rsidRPr="00A7425F">
        <w:rPr>
          <w:color w:val="000000"/>
          <w:szCs w:val="26"/>
        </w:rPr>
        <w:t xml:space="preserve"> </w:t>
      </w:r>
      <w:r w:rsidRPr="00A7425F">
        <w:rPr>
          <w:b/>
          <w:bCs/>
          <w:color w:val="7F0055"/>
          <w:szCs w:val="26"/>
        </w:rPr>
        <w:t>private</w:t>
      </w:r>
      <w:r w:rsidRPr="00A7425F">
        <w:rPr>
          <w:color w:val="000000"/>
          <w:szCs w:val="26"/>
        </w:rPr>
        <w:t xml:space="preserve"> Long </w:t>
      </w:r>
      <w:r w:rsidRPr="00A7425F">
        <w:rPr>
          <w:color w:val="0000C0"/>
          <w:szCs w:val="26"/>
        </w:rPr>
        <w:t>id</w:t>
      </w:r>
      <w:r w:rsidRPr="00A7425F">
        <w:rPr>
          <w:color w:val="000000"/>
          <w:szCs w:val="26"/>
        </w:rPr>
        <w:t>;</w:t>
      </w:r>
    </w:p>
    <w:p w14:paraId="1C05E6BC" w14:textId="3F764460" w:rsidR="00980320" w:rsidRPr="00A7425F" w:rsidRDefault="00980320" w:rsidP="00980320">
      <w:pPr>
        <w:widowControl w:val="0"/>
        <w:autoSpaceDE w:val="0"/>
        <w:autoSpaceDN w:val="0"/>
        <w:adjustRightInd w:val="0"/>
        <w:ind w:firstLine="720"/>
        <w:rPr>
          <w:szCs w:val="26"/>
        </w:rPr>
      </w:pP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String </w:t>
      </w:r>
      <w:r w:rsidRPr="00A7425F">
        <w:rPr>
          <w:color w:val="0000C0"/>
          <w:szCs w:val="26"/>
        </w:rPr>
        <w:t>userId</w:t>
      </w:r>
      <w:r w:rsidRPr="00A7425F">
        <w:rPr>
          <w:color w:val="000000"/>
          <w:szCs w:val="26"/>
        </w:rPr>
        <w:t>;</w:t>
      </w:r>
    </w:p>
    <w:p w14:paraId="526BF32D" w14:textId="77777777" w:rsidR="00296781" w:rsidRPr="00A7425F" w:rsidRDefault="00296781" w:rsidP="00296781">
      <w:pPr>
        <w:widowControl w:val="0"/>
        <w:autoSpaceDE w:val="0"/>
        <w:autoSpaceDN w:val="0"/>
        <w:adjustRightInd w:val="0"/>
        <w:rPr>
          <w:szCs w:val="26"/>
        </w:rPr>
      </w:pPr>
      <w:r w:rsidRPr="00A7425F">
        <w:rPr>
          <w:color w:val="000000"/>
          <w:szCs w:val="26"/>
        </w:rPr>
        <w:tab/>
      </w: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String </w:t>
      </w:r>
      <w:r w:rsidRPr="00A7425F">
        <w:rPr>
          <w:color w:val="0000C0"/>
          <w:szCs w:val="26"/>
        </w:rPr>
        <w:t>username</w:t>
      </w:r>
      <w:r w:rsidRPr="00A7425F">
        <w:rPr>
          <w:color w:val="000000"/>
          <w:szCs w:val="26"/>
        </w:rPr>
        <w:t>;</w:t>
      </w:r>
    </w:p>
    <w:p w14:paraId="11F9B175" w14:textId="697644FB" w:rsidR="00296781" w:rsidRPr="00A7425F" w:rsidRDefault="00296781" w:rsidP="00980320">
      <w:pPr>
        <w:widowControl w:val="0"/>
        <w:autoSpaceDE w:val="0"/>
        <w:autoSpaceDN w:val="0"/>
        <w:adjustRightInd w:val="0"/>
        <w:rPr>
          <w:szCs w:val="26"/>
        </w:rPr>
      </w:pPr>
      <w:r w:rsidRPr="00A7425F">
        <w:rPr>
          <w:color w:val="000000"/>
          <w:szCs w:val="26"/>
        </w:rPr>
        <w:tab/>
      </w: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Integer </w:t>
      </w:r>
      <w:r w:rsidRPr="00A7425F">
        <w:rPr>
          <w:color w:val="0000C0"/>
          <w:szCs w:val="26"/>
        </w:rPr>
        <w:t>type</w:t>
      </w:r>
      <w:r w:rsidRPr="00A7425F">
        <w:rPr>
          <w:color w:val="000000"/>
          <w:szCs w:val="26"/>
        </w:rPr>
        <w:t>;</w:t>
      </w:r>
    </w:p>
    <w:p w14:paraId="331997D1" w14:textId="77777777" w:rsidR="00296781" w:rsidRPr="00A7425F" w:rsidRDefault="00296781" w:rsidP="00296781">
      <w:pPr>
        <w:widowControl w:val="0"/>
        <w:autoSpaceDE w:val="0"/>
        <w:autoSpaceDN w:val="0"/>
        <w:adjustRightInd w:val="0"/>
        <w:rPr>
          <w:szCs w:val="26"/>
        </w:rPr>
      </w:pPr>
      <w:r w:rsidRPr="00A7425F">
        <w:rPr>
          <w:color w:val="000000"/>
          <w:szCs w:val="26"/>
        </w:rPr>
        <w:tab/>
      </w: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String </w:t>
      </w:r>
      <w:r w:rsidRPr="00A7425F">
        <w:rPr>
          <w:color w:val="0000C0"/>
          <w:szCs w:val="26"/>
        </w:rPr>
        <w:t>name_provider</w:t>
      </w:r>
      <w:r w:rsidRPr="00A7425F">
        <w:rPr>
          <w:color w:val="000000"/>
          <w:szCs w:val="26"/>
        </w:rPr>
        <w:t>;</w:t>
      </w:r>
    </w:p>
    <w:p w14:paraId="33BD4F4D" w14:textId="54ADB950" w:rsidR="00296781" w:rsidRPr="00A7425F" w:rsidRDefault="00296781" w:rsidP="00296781">
      <w:pPr>
        <w:widowControl w:val="0"/>
        <w:autoSpaceDE w:val="0"/>
        <w:autoSpaceDN w:val="0"/>
        <w:adjustRightInd w:val="0"/>
        <w:rPr>
          <w:szCs w:val="26"/>
        </w:rPr>
      </w:pPr>
      <w:r w:rsidRPr="00A7425F">
        <w:rPr>
          <w:color w:val="000000"/>
          <w:szCs w:val="26"/>
        </w:rPr>
        <w:tab/>
      </w: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String </w:t>
      </w:r>
      <w:r w:rsidRPr="00A7425F">
        <w:rPr>
          <w:color w:val="0000C0"/>
          <w:szCs w:val="26"/>
        </w:rPr>
        <w:t>catalog_item</w:t>
      </w:r>
      <w:r w:rsidRPr="00A7425F">
        <w:rPr>
          <w:color w:val="000000"/>
          <w:szCs w:val="26"/>
        </w:rPr>
        <w:t>;</w:t>
      </w:r>
    </w:p>
    <w:p w14:paraId="009808BB" w14:textId="77777777" w:rsidR="00296781" w:rsidRPr="00A7425F" w:rsidRDefault="00296781" w:rsidP="00296781">
      <w:pPr>
        <w:widowControl w:val="0"/>
        <w:autoSpaceDE w:val="0"/>
        <w:autoSpaceDN w:val="0"/>
        <w:adjustRightInd w:val="0"/>
        <w:rPr>
          <w:color w:val="000000"/>
          <w:szCs w:val="26"/>
        </w:rPr>
      </w:pPr>
      <w:r w:rsidRPr="00A7425F">
        <w:rPr>
          <w:color w:val="000000"/>
          <w:szCs w:val="26"/>
        </w:rPr>
        <w:tab/>
      </w: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String </w:t>
      </w:r>
      <w:r w:rsidRPr="00A7425F">
        <w:rPr>
          <w:color w:val="0000C0"/>
          <w:szCs w:val="26"/>
        </w:rPr>
        <w:t>name_item</w:t>
      </w:r>
      <w:r w:rsidRPr="00A7425F">
        <w:rPr>
          <w:color w:val="000000"/>
          <w:szCs w:val="26"/>
        </w:rPr>
        <w:t>;</w:t>
      </w:r>
    </w:p>
    <w:p w14:paraId="5D43D9E1" w14:textId="0F0A6BE7" w:rsidR="00980320" w:rsidRPr="00A7425F" w:rsidRDefault="00980320" w:rsidP="00980320">
      <w:pPr>
        <w:widowControl w:val="0"/>
        <w:autoSpaceDE w:val="0"/>
        <w:autoSpaceDN w:val="0"/>
        <w:adjustRightInd w:val="0"/>
        <w:ind w:firstLine="720"/>
        <w:rPr>
          <w:szCs w:val="26"/>
        </w:rPr>
      </w:pP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String </w:t>
      </w:r>
      <w:r w:rsidRPr="00A7425F">
        <w:rPr>
          <w:color w:val="0000C0"/>
          <w:szCs w:val="26"/>
        </w:rPr>
        <w:t>image</w:t>
      </w:r>
      <w:r w:rsidRPr="00A7425F">
        <w:rPr>
          <w:color w:val="000000"/>
          <w:szCs w:val="26"/>
        </w:rPr>
        <w:t>;</w:t>
      </w:r>
    </w:p>
    <w:p w14:paraId="6393938C" w14:textId="77777777" w:rsidR="00296781" w:rsidRPr="00A7425F" w:rsidRDefault="00296781" w:rsidP="00296781">
      <w:pPr>
        <w:widowControl w:val="0"/>
        <w:autoSpaceDE w:val="0"/>
        <w:autoSpaceDN w:val="0"/>
        <w:adjustRightInd w:val="0"/>
        <w:rPr>
          <w:szCs w:val="26"/>
        </w:rPr>
      </w:pPr>
      <w:r w:rsidRPr="00A7425F">
        <w:rPr>
          <w:color w:val="000000"/>
          <w:szCs w:val="26"/>
        </w:rPr>
        <w:tab/>
      </w: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String </w:t>
      </w:r>
      <w:r w:rsidRPr="00A7425F">
        <w:rPr>
          <w:color w:val="0000C0"/>
          <w:szCs w:val="26"/>
        </w:rPr>
        <w:t>description_item</w:t>
      </w:r>
      <w:r w:rsidRPr="00A7425F">
        <w:rPr>
          <w:color w:val="000000"/>
          <w:szCs w:val="26"/>
        </w:rPr>
        <w:t>;</w:t>
      </w:r>
    </w:p>
    <w:p w14:paraId="2F9042BF" w14:textId="77777777" w:rsidR="00296781" w:rsidRPr="00A7425F" w:rsidRDefault="00296781" w:rsidP="00296781">
      <w:pPr>
        <w:widowControl w:val="0"/>
        <w:autoSpaceDE w:val="0"/>
        <w:autoSpaceDN w:val="0"/>
        <w:adjustRightInd w:val="0"/>
        <w:rPr>
          <w:szCs w:val="26"/>
        </w:rPr>
      </w:pPr>
      <w:r w:rsidRPr="00A7425F">
        <w:rPr>
          <w:color w:val="000000"/>
          <w:szCs w:val="26"/>
        </w:rPr>
        <w:tab/>
      </w: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String </w:t>
      </w:r>
      <w:r w:rsidRPr="00A7425F">
        <w:rPr>
          <w:color w:val="0000C0"/>
          <w:szCs w:val="26"/>
        </w:rPr>
        <w:t>number_item</w:t>
      </w:r>
      <w:r w:rsidRPr="00A7425F">
        <w:rPr>
          <w:color w:val="000000"/>
          <w:szCs w:val="26"/>
        </w:rPr>
        <w:t>;</w:t>
      </w:r>
    </w:p>
    <w:p w14:paraId="4C5D5302" w14:textId="77777777" w:rsidR="00296781" w:rsidRPr="00A7425F" w:rsidRDefault="00296781" w:rsidP="00296781">
      <w:pPr>
        <w:widowControl w:val="0"/>
        <w:autoSpaceDE w:val="0"/>
        <w:autoSpaceDN w:val="0"/>
        <w:adjustRightInd w:val="0"/>
        <w:rPr>
          <w:szCs w:val="26"/>
        </w:rPr>
      </w:pPr>
      <w:r w:rsidRPr="00A7425F">
        <w:rPr>
          <w:color w:val="000000"/>
          <w:szCs w:val="26"/>
        </w:rPr>
        <w:tab/>
      </w: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Integer </w:t>
      </w:r>
      <w:r w:rsidRPr="00A7425F">
        <w:rPr>
          <w:color w:val="0000C0"/>
          <w:szCs w:val="26"/>
        </w:rPr>
        <w:t>price_item</w:t>
      </w:r>
      <w:r w:rsidRPr="00A7425F">
        <w:rPr>
          <w:color w:val="000000"/>
          <w:szCs w:val="26"/>
        </w:rPr>
        <w:t>;</w:t>
      </w:r>
    </w:p>
    <w:p w14:paraId="3346415A" w14:textId="77777777" w:rsidR="00296781" w:rsidRPr="00A7425F" w:rsidRDefault="00296781" w:rsidP="00296781">
      <w:pPr>
        <w:widowControl w:val="0"/>
        <w:autoSpaceDE w:val="0"/>
        <w:autoSpaceDN w:val="0"/>
        <w:adjustRightInd w:val="0"/>
        <w:rPr>
          <w:szCs w:val="26"/>
        </w:rPr>
      </w:pPr>
      <w:r w:rsidRPr="00A7425F">
        <w:rPr>
          <w:color w:val="000000"/>
          <w:szCs w:val="26"/>
        </w:rPr>
        <w:tab/>
      </w: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String </w:t>
      </w:r>
      <w:r w:rsidRPr="00A7425F">
        <w:rPr>
          <w:color w:val="0000C0"/>
          <w:szCs w:val="26"/>
        </w:rPr>
        <w:t>state_item</w:t>
      </w:r>
      <w:r w:rsidRPr="00A7425F">
        <w:rPr>
          <w:color w:val="000000"/>
          <w:szCs w:val="26"/>
        </w:rPr>
        <w:t>;</w:t>
      </w:r>
    </w:p>
    <w:p w14:paraId="2945FA6E" w14:textId="77777777" w:rsidR="00296781" w:rsidRPr="00A7425F" w:rsidRDefault="00296781" w:rsidP="00296781">
      <w:pPr>
        <w:widowControl w:val="0"/>
        <w:autoSpaceDE w:val="0"/>
        <w:autoSpaceDN w:val="0"/>
        <w:adjustRightInd w:val="0"/>
        <w:rPr>
          <w:szCs w:val="26"/>
        </w:rPr>
      </w:pPr>
      <w:r w:rsidRPr="00A7425F">
        <w:rPr>
          <w:color w:val="000000"/>
          <w:szCs w:val="26"/>
        </w:rPr>
        <w:tab/>
      </w: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String </w:t>
      </w:r>
      <w:r w:rsidRPr="00A7425F">
        <w:rPr>
          <w:color w:val="0000C0"/>
          <w:szCs w:val="26"/>
        </w:rPr>
        <w:t>address</w:t>
      </w:r>
      <w:r w:rsidRPr="00A7425F">
        <w:rPr>
          <w:color w:val="000000"/>
          <w:szCs w:val="26"/>
        </w:rPr>
        <w:t>;</w:t>
      </w:r>
    </w:p>
    <w:p w14:paraId="7CA5148A" w14:textId="77777777" w:rsidR="00296781" w:rsidRPr="00A7425F" w:rsidRDefault="00296781" w:rsidP="00296781">
      <w:pPr>
        <w:widowControl w:val="0"/>
        <w:autoSpaceDE w:val="0"/>
        <w:autoSpaceDN w:val="0"/>
        <w:adjustRightInd w:val="0"/>
        <w:rPr>
          <w:szCs w:val="26"/>
        </w:rPr>
      </w:pPr>
      <w:r w:rsidRPr="00A7425F">
        <w:rPr>
          <w:color w:val="000000"/>
          <w:szCs w:val="26"/>
        </w:rPr>
        <w:tab/>
      </w: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String </w:t>
      </w:r>
      <w:r w:rsidRPr="00A7425F">
        <w:rPr>
          <w:color w:val="0000C0"/>
          <w:szCs w:val="26"/>
        </w:rPr>
        <w:t>latlng</w:t>
      </w:r>
      <w:r w:rsidRPr="00A7425F">
        <w:rPr>
          <w:color w:val="000000"/>
          <w:szCs w:val="26"/>
        </w:rPr>
        <w:t>;</w:t>
      </w:r>
    </w:p>
    <w:p w14:paraId="6411F661" w14:textId="77777777" w:rsidR="00296781" w:rsidRPr="00A7425F" w:rsidRDefault="00296781" w:rsidP="00296781">
      <w:pPr>
        <w:widowControl w:val="0"/>
        <w:autoSpaceDE w:val="0"/>
        <w:autoSpaceDN w:val="0"/>
        <w:adjustRightInd w:val="0"/>
        <w:rPr>
          <w:szCs w:val="26"/>
        </w:rPr>
      </w:pPr>
      <w:r w:rsidRPr="00A7425F">
        <w:rPr>
          <w:color w:val="000000"/>
          <w:szCs w:val="26"/>
        </w:rPr>
        <w:tab/>
      </w: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Integer </w:t>
      </w:r>
      <w:r w:rsidRPr="00A7425F">
        <w:rPr>
          <w:color w:val="0000C0"/>
          <w:szCs w:val="26"/>
        </w:rPr>
        <w:t>rate_item</w:t>
      </w:r>
      <w:r w:rsidRPr="00A7425F">
        <w:rPr>
          <w:color w:val="000000"/>
          <w:szCs w:val="26"/>
        </w:rPr>
        <w:t xml:space="preserve"> = 0;</w:t>
      </w:r>
    </w:p>
    <w:p w14:paraId="2025D802" w14:textId="77777777" w:rsidR="00296781" w:rsidRPr="00A7425F" w:rsidRDefault="00296781" w:rsidP="00296781">
      <w:pPr>
        <w:widowControl w:val="0"/>
        <w:autoSpaceDE w:val="0"/>
        <w:autoSpaceDN w:val="0"/>
        <w:adjustRightInd w:val="0"/>
        <w:rPr>
          <w:szCs w:val="26"/>
        </w:rPr>
      </w:pPr>
      <w:r w:rsidRPr="00A7425F">
        <w:rPr>
          <w:color w:val="000000"/>
          <w:szCs w:val="26"/>
        </w:rPr>
        <w:tab/>
      </w:r>
      <w:r w:rsidRPr="00A7425F">
        <w:rPr>
          <w:color w:val="646464"/>
          <w:szCs w:val="26"/>
        </w:rPr>
        <w:t>@Index</w:t>
      </w:r>
      <w:r w:rsidRPr="00A7425F">
        <w:rPr>
          <w:color w:val="000000"/>
          <w:szCs w:val="26"/>
        </w:rPr>
        <w:t xml:space="preserve"> </w:t>
      </w:r>
      <w:r w:rsidRPr="00A7425F">
        <w:rPr>
          <w:b/>
          <w:bCs/>
          <w:color w:val="7F0055"/>
          <w:szCs w:val="26"/>
        </w:rPr>
        <w:t>private</w:t>
      </w:r>
      <w:r w:rsidRPr="00A7425F">
        <w:rPr>
          <w:color w:val="000000"/>
          <w:szCs w:val="26"/>
        </w:rPr>
        <w:t xml:space="preserve"> Integer </w:t>
      </w:r>
      <w:r w:rsidRPr="00A7425F">
        <w:rPr>
          <w:color w:val="0000C0"/>
          <w:szCs w:val="26"/>
        </w:rPr>
        <w:t>rate_provider</w:t>
      </w:r>
      <w:r w:rsidRPr="00A7425F">
        <w:rPr>
          <w:color w:val="000000"/>
          <w:szCs w:val="26"/>
        </w:rPr>
        <w:t xml:space="preserve"> = 0;</w:t>
      </w:r>
    </w:p>
    <w:p w14:paraId="66DC865D" w14:textId="77777777" w:rsidR="00296781" w:rsidRPr="00A7425F" w:rsidRDefault="00296781" w:rsidP="00296781">
      <w:pPr>
        <w:widowControl w:val="0"/>
        <w:autoSpaceDE w:val="0"/>
        <w:autoSpaceDN w:val="0"/>
        <w:adjustRightInd w:val="0"/>
        <w:rPr>
          <w:szCs w:val="26"/>
        </w:rPr>
      </w:pPr>
      <w:r w:rsidRPr="00A7425F">
        <w:rPr>
          <w:color w:val="000000"/>
          <w:szCs w:val="26"/>
        </w:rPr>
        <w:tab/>
      </w:r>
    </w:p>
    <w:p w14:paraId="351B7C1F" w14:textId="77777777" w:rsidR="00296781" w:rsidRPr="00A7425F" w:rsidRDefault="00296781" w:rsidP="00296781">
      <w:pPr>
        <w:widowControl w:val="0"/>
        <w:autoSpaceDE w:val="0"/>
        <w:autoSpaceDN w:val="0"/>
        <w:adjustRightInd w:val="0"/>
        <w:rPr>
          <w:szCs w:val="26"/>
        </w:rPr>
      </w:pPr>
      <w:r w:rsidRPr="00A7425F">
        <w:rPr>
          <w:color w:val="000000"/>
          <w:szCs w:val="26"/>
        </w:rPr>
        <w:tab/>
      </w:r>
      <w:r w:rsidRPr="00A7425F">
        <w:rPr>
          <w:b/>
          <w:bCs/>
          <w:color w:val="7F0055"/>
          <w:szCs w:val="26"/>
        </w:rPr>
        <w:t>public</w:t>
      </w:r>
      <w:r w:rsidRPr="00A7425F">
        <w:rPr>
          <w:color w:val="000000"/>
          <w:szCs w:val="26"/>
        </w:rPr>
        <w:t xml:space="preserve"> Provider() {</w:t>
      </w:r>
    </w:p>
    <w:p w14:paraId="4E462A61" w14:textId="77777777" w:rsidR="00980320" w:rsidRPr="00A7425F" w:rsidRDefault="00296781" w:rsidP="00980320">
      <w:pPr>
        <w:widowControl w:val="0"/>
        <w:autoSpaceDE w:val="0"/>
        <w:autoSpaceDN w:val="0"/>
        <w:adjustRightInd w:val="0"/>
        <w:rPr>
          <w:color w:val="000000"/>
          <w:szCs w:val="26"/>
        </w:rPr>
      </w:pPr>
      <w:r w:rsidRPr="00A7425F">
        <w:rPr>
          <w:color w:val="000000"/>
          <w:szCs w:val="26"/>
        </w:rPr>
        <w:tab/>
      </w:r>
      <w:r w:rsidRPr="00A7425F">
        <w:rPr>
          <w:color w:val="000000"/>
          <w:szCs w:val="26"/>
        </w:rPr>
        <w:tab/>
      </w:r>
      <w:r w:rsidRPr="00A7425F">
        <w:rPr>
          <w:b/>
          <w:bCs/>
          <w:color w:val="7F0055"/>
          <w:szCs w:val="26"/>
        </w:rPr>
        <w:t>super</w:t>
      </w:r>
      <w:r w:rsidRPr="00A7425F">
        <w:rPr>
          <w:color w:val="000000"/>
          <w:szCs w:val="26"/>
        </w:rPr>
        <w:t>();</w:t>
      </w:r>
    </w:p>
    <w:p w14:paraId="31DB9789" w14:textId="74D497AA" w:rsidR="003B1646" w:rsidRPr="00A7425F" w:rsidRDefault="00296781" w:rsidP="00980320">
      <w:pPr>
        <w:widowControl w:val="0"/>
        <w:autoSpaceDE w:val="0"/>
        <w:autoSpaceDN w:val="0"/>
        <w:adjustRightInd w:val="0"/>
        <w:ind w:firstLine="720"/>
        <w:rPr>
          <w:szCs w:val="26"/>
        </w:rPr>
      </w:pPr>
      <w:r w:rsidRPr="00A7425F">
        <w:rPr>
          <w:color w:val="000000"/>
          <w:szCs w:val="26"/>
        </w:rPr>
        <w:t>}</w:t>
      </w:r>
    </w:p>
    <w:p w14:paraId="58DD7410" w14:textId="44511650" w:rsidR="00370505" w:rsidRPr="00A7425F" w:rsidRDefault="00CA240C" w:rsidP="00A13F9C">
      <w:pPr>
        <w:pStyle w:val="Heading3"/>
      </w:pPr>
      <w:bookmarkStart w:id="306" w:name="_Toc293773521"/>
      <w:bookmarkStart w:id="307" w:name="_Toc293784710"/>
      <w:bookmarkStart w:id="308" w:name="_Toc293785737"/>
      <w:r w:rsidRPr="00A7425F">
        <w:t>2.</w:t>
      </w:r>
      <w:r w:rsidR="00C8749B" w:rsidRPr="00A7425F">
        <w:t>4</w:t>
      </w:r>
      <w:r w:rsidR="005335B0" w:rsidRPr="00A7425F">
        <w:t>.5</w:t>
      </w:r>
      <w:r w:rsidR="00370505" w:rsidRPr="00A7425F">
        <w:t xml:space="preserve">. </w:t>
      </w:r>
      <w:bookmarkEnd w:id="302"/>
      <w:bookmarkEnd w:id="303"/>
      <w:bookmarkEnd w:id="304"/>
      <w:bookmarkEnd w:id="305"/>
      <w:r w:rsidR="003B1646" w:rsidRPr="00A7425F">
        <w:t>Thông tin ảnh</w:t>
      </w:r>
      <w:bookmarkEnd w:id="306"/>
      <w:bookmarkEnd w:id="307"/>
      <w:bookmarkEnd w:id="308"/>
    </w:p>
    <w:p w14:paraId="42BA6FF1" w14:textId="05F85584" w:rsidR="00370505" w:rsidRDefault="003B1646" w:rsidP="007E73BE">
      <w:pPr>
        <w:spacing w:line="276" w:lineRule="auto"/>
        <w:rPr>
          <w:b/>
        </w:rPr>
      </w:pPr>
      <w:r w:rsidRPr="00A7425F">
        <w:rPr>
          <w:szCs w:val="26"/>
        </w:rPr>
        <w:tab/>
      </w:r>
      <w:r w:rsidRPr="00100745">
        <w:rPr>
          <w:b/>
          <w:szCs w:val="26"/>
        </w:rPr>
        <w:t xml:space="preserve">Bảng dữ </w:t>
      </w:r>
      <w:r w:rsidRPr="00100745">
        <w:rPr>
          <w:b/>
        </w:rPr>
        <w:t>liệu</w:t>
      </w:r>
    </w:p>
    <w:p w14:paraId="21AB9966" w14:textId="77777777" w:rsidR="00100745" w:rsidRPr="00100745" w:rsidRDefault="00100745" w:rsidP="007E73BE">
      <w:pPr>
        <w:spacing w:line="276" w:lineRule="auto"/>
        <w:rPr>
          <w:b/>
          <w:szCs w:val="26"/>
        </w:rPr>
      </w:pPr>
    </w:p>
    <w:tbl>
      <w:tblPr>
        <w:tblStyle w:val="LightList-Accent11"/>
        <w:tblW w:w="0" w:type="auto"/>
        <w:tblLook w:val="04A0" w:firstRow="1" w:lastRow="0" w:firstColumn="1" w:lastColumn="0" w:noHBand="0" w:noVBand="1"/>
      </w:tblPr>
      <w:tblGrid>
        <w:gridCol w:w="1458"/>
        <w:gridCol w:w="1800"/>
        <w:gridCol w:w="990"/>
        <w:gridCol w:w="990"/>
        <w:gridCol w:w="3760"/>
      </w:tblGrid>
      <w:tr w:rsidR="00FE67E2" w:rsidRPr="00A7425F" w14:paraId="67BA3A42" w14:textId="77777777" w:rsidTr="00FE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219F955C" w14:textId="382479A5" w:rsidR="003B1646" w:rsidRPr="00A7425F" w:rsidRDefault="00FE67E2" w:rsidP="007E73BE">
            <w:pPr>
              <w:spacing w:line="276" w:lineRule="auto"/>
              <w:rPr>
                <w:szCs w:val="26"/>
              </w:rPr>
            </w:pPr>
            <w:r w:rsidRPr="00A7425F">
              <w:rPr>
                <w:szCs w:val="26"/>
              </w:rPr>
              <w:t>Tên cột</w:t>
            </w:r>
          </w:p>
        </w:tc>
        <w:tc>
          <w:tcPr>
            <w:tcW w:w="1800" w:type="dxa"/>
          </w:tcPr>
          <w:p w14:paraId="0231A758" w14:textId="7A21FC47" w:rsidR="003B1646" w:rsidRPr="00A7425F" w:rsidRDefault="00FE67E2" w:rsidP="007E73BE">
            <w:pPr>
              <w:spacing w:line="276" w:lineRule="auto"/>
              <w:cnfStyle w:val="100000000000" w:firstRow="1" w:lastRow="0" w:firstColumn="0" w:lastColumn="0" w:oddVBand="0" w:evenVBand="0" w:oddHBand="0" w:evenHBand="0" w:firstRowFirstColumn="0" w:firstRowLastColumn="0" w:lastRowFirstColumn="0" w:lastRowLastColumn="0"/>
              <w:rPr>
                <w:szCs w:val="26"/>
              </w:rPr>
            </w:pPr>
            <w:r w:rsidRPr="00A7425F">
              <w:rPr>
                <w:szCs w:val="26"/>
              </w:rPr>
              <w:t>Kiểu dữ liệu</w:t>
            </w:r>
          </w:p>
        </w:tc>
        <w:tc>
          <w:tcPr>
            <w:tcW w:w="990" w:type="dxa"/>
          </w:tcPr>
          <w:p w14:paraId="45ED81EE" w14:textId="04D8365E" w:rsidR="003B1646" w:rsidRPr="00A7425F" w:rsidRDefault="00FE67E2" w:rsidP="007E73BE">
            <w:pPr>
              <w:spacing w:line="276" w:lineRule="auto"/>
              <w:cnfStyle w:val="100000000000" w:firstRow="1" w:lastRow="0" w:firstColumn="0" w:lastColumn="0" w:oddVBand="0" w:evenVBand="0" w:oddHBand="0" w:evenHBand="0" w:firstRowFirstColumn="0" w:firstRowLastColumn="0" w:lastRowFirstColumn="0" w:lastRowLastColumn="0"/>
              <w:rPr>
                <w:szCs w:val="26"/>
              </w:rPr>
            </w:pPr>
            <w:r w:rsidRPr="00A7425F">
              <w:rPr>
                <w:szCs w:val="26"/>
              </w:rPr>
              <w:t>Null</w:t>
            </w:r>
          </w:p>
        </w:tc>
        <w:tc>
          <w:tcPr>
            <w:tcW w:w="990" w:type="dxa"/>
          </w:tcPr>
          <w:p w14:paraId="439E72B0" w14:textId="75AA7050" w:rsidR="003B1646" w:rsidRPr="00A7425F" w:rsidRDefault="00FE67E2" w:rsidP="007E73BE">
            <w:pPr>
              <w:spacing w:line="276" w:lineRule="auto"/>
              <w:cnfStyle w:val="100000000000" w:firstRow="1" w:lastRow="0" w:firstColumn="0" w:lastColumn="0" w:oddVBand="0" w:evenVBand="0" w:oddHBand="0" w:evenHBand="0" w:firstRowFirstColumn="0" w:firstRowLastColumn="0" w:lastRowFirstColumn="0" w:lastRowLastColumn="0"/>
              <w:rPr>
                <w:szCs w:val="26"/>
              </w:rPr>
            </w:pPr>
            <w:r w:rsidRPr="00A7425F">
              <w:rPr>
                <w:szCs w:val="26"/>
              </w:rPr>
              <w:t>PK</w:t>
            </w:r>
          </w:p>
        </w:tc>
        <w:tc>
          <w:tcPr>
            <w:tcW w:w="3760" w:type="dxa"/>
          </w:tcPr>
          <w:p w14:paraId="30A291A5" w14:textId="6F6904F7" w:rsidR="003B1646" w:rsidRPr="00A7425F" w:rsidRDefault="00FE67E2" w:rsidP="007E73BE">
            <w:pPr>
              <w:spacing w:line="276" w:lineRule="auto"/>
              <w:cnfStyle w:val="100000000000" w:firstRow="1" w:lastRow="0" w:firstColumn="0" w:lastColumn="0" w:oddVBand="0" w:evenVBand="0" w:oddHBand="0" w:evenHBand="0" w:firstRowFirstColumn="0" w:firstRowLastColumn="0" w:lastRowFirstColumn="0" w:lastRowLastColumn="0"/>
              <w:rPr>
                <w:szCs w:val="26"/>
              </w:rPr>
            </w:pPr>
            <w:r w:rsidRPr="00A7425F">
              <w:rPr>
                <w:szCs w:val="26"/>
              </w:rPr>
              <w:t>Mô tả</w:t>
            </w:r>
          </w:p>
        </w:tc>
      </w:tr>
      <w:tr w:rsidR="00FE67E2" w:rsidRPr="00A7425F" w14:paraId="5C192EBE" w14:textId="77777777" w:rsidTr="00FE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6E59F594" w14:textId="2AF058FD" w:rsidR="003B1646" w:rsidRPr="00A7425F" w:rsidRDefault="00FE67E2" w:rsidP="007E73BE">
            <w:pPr>
              <w:spacing w:line="276" w:lineRule="auto"/>
              <w:rPr>
                <w:szCs w:val="26"/>
              </w:rPr>
            </w:pPr>
            <w:r w:rsidRPr="00A7425F">
              <w:rPr>
                <w:szCs w:val="26"/>
              </w:rPr>
              <w:t>Key</w:t>
            </w:r>
          </w:p>
        </w:tc>
        <w:tc>
          <w:tcPr>
            <w:tcW w:w="1800" w:type="dxa"/>
          </w:tcPr>
          <w:p w14:paraId="0C2F156C" w14:textId="22FEBB4F" w:rsidR="003B1646" w:rsidRPr="00A7425F" w:rsidRDefault="00FE67E2" w:rsidP="007E73BE">
            <w:pPr>
              <w:spacing w:line="276" w:lineRule="auto"/>
              <w:cnfStyle w:val="000000100000" w:firstRow="0" w:lastRow="0" w:firstColumn="0" w:lastColumn="0" w:oddVBand="0" w:evenVBand="0" w:oddHBand="1" w:evenHBand="0" w:firstRowFirstColumn="0" w:firstRowLastColumn="0" w:lastRowFirstColumn="0" w:lastRowLastColumn="0"/>
              <w:rPr>
                <w:szCs w:val="26"/>
              </w:rPr>
            </w:pPr>
            <w:r w:rsidRPr="00A7425F">
              <w:rPr>
                <w:szCs w:val="26"/>
              </w:rPr>
              <w:t>String</w:t>
            </w:r>
          </w:p>
        </w:tc>
        <w:tc>
          <w:tcPr>
            <w:tcW w:w="990" w:type="dxa"/>
          </w:tcPr>
          <w:p w14:paraId="05557E05" w14:textId="310C4C14" w:rsidR="003B1646" w:rsidRPr="00A7425F" w:rsidRDefault="00FE67E2" w:rsidP="007E73BE">
            <w:pPr>
              <w:spacing w:line="276" w:lineRule="auto"/>
              <w:cnfStyle w:val="000000100000" w:firstRow="0" w:lastRow="0" w:firstColumn="0" w:lastColumn="0" w:oddVBand="0" w:evenVBand="0" w:oddHBand="1" w:evenHBand="0" w:firstRowFirstColumn="0" w:firstRowLastColumn="0" w:lastRowFirstColumn="0" w:lastRowLastColumn="0"/>
              <w:rPr>
                <w:szCs w:val="26"/>
              </w:rPr>
            </w:pPr>
            <w:r w:rsidRPr="00A7425F">
              <w:rPr>
                <w:szCs w:val="26"/>
              </w:rPr>
              <w:t>No</w:t>
            </w:r>
          </w:p>
        </w:tc>
        <w:tc>
          <w:tcPr>
            <w:tcW w:w="990" w:type="dxa"/>
          </w:tcPr>
          <w:p w14:paraId="3BD0389E" w14:textId="3D818B8C" w:rsidR="003B1646" w:rsidRPr="00A7425F" w:rsidRDefault="00FE67E2" w:rsidP="007E73BE">
            <w:pPr>
              <w:spacing w:line="276" w:lineRule="auto"/>
              <w:cnfStyle w:val="000000100000" w:firstRow="0" w:lastRow="0" w:firstColumn="0" w:lastColumn="0" w:oddVBand="0" w:evenVBand="0" w:oddHBand="1" w:evenHBand="0" w:firstRowFirstColumn="0" w:firstRowLastColumn="0" w:lastRowFirstColumn="0" w:lastRowLastColumn="0"/>
              <w:rPr>
                <w:szCs w:val="26"/>
              </w:rPr>
            </w:pPr>
            <w:r w:rsidRPr="00A7425F">
              <w:rPr>
                <w:szCs w:val="26"/>
              </w:rPr>
              <w:t>Yes</w:t>
            </w:r>
          </w:p>
        </w:tc>
        <w:tc>
          <w:tcPr>
            <w:tcW w:w="3760" w:type="dxa"/>
          </w:tcPr>
          <w:p w14:paraId="3E18E515" w14:textId="1F306C59" w:rsidR="003B1646" w:rsidRPr="00A7425F" w:rsidRDefault="00FE67E2" w:rsidP="007E73BE">
            <w:pPr>
              <w:spacing w:line="276" w:lineRule="auto"/>
              <w:cnfStyle w:val="000000100000" w:firstRow="0" w:lastRow="0" w:firstColumn="0" w:lastColumn="0" w:oddVBand="0" w:evenVBand="0" w:oddHBand="1" w:evenHBand="0" w:firstRowFirstColumn="0" w:firstRowLastColumn="0" w:lastRowFirstColumn="0" w:lastRowLastColumn="0"/>
              <w:rPr>
                <w:szCs w:val="26"/>
              </w:rPr>
            </w:pPr>
            <w:r w:rsidRPr="00A7425F">
              <w:rPr>
                <w:szCs w:val="26"/>
              </w:rPr>
              <w:t>Mã ảnh</w:t>
            </w:r>
          </w:p>
        </w:tc>
      </w:tr>
      <w:tr w:rsidR="00FE67E2" w:rsidRPr="00A7425F" w14:paraId="61250069" w14:textId="77777777" w:rsidTr="00FE67E2">
        <w:tc>
          <w:tcPr>
            <w:cnfStyle w:val="001000000000" w:firstRow="0" w:lastRow="0" w:firstColumn="1" w:lastColumn="0" w:oddVBand="0" w:evenVBand="0" w:oddHBand="0" w:evenHBand="0" w:firstRowFirstColumn="0" w:firstRowLastColumn="0" w:lastRowFirstColumn="0" w:lastRowLastColumn="0"/>
            <w:tcW w:w="1458" w:type="dxa"/>
          </w:tcPr>
          <w:p w14:paraId="4D23203D" w14:textId="6192B30E" w:rsidR="003B1646" w:rsidRPr="00A7425F" w:rsidRDefault="00FE67E2" w:rsidP="007E73BE">
            <w:pPr>
              <w:spacing w:line="276" w:lineRule="auto"/>
              <w:rPr>
                <w:szCs w:val="26"/>
              </w:rPr>
            </w:pPr>
            <w:r w:rsidRPr="00A7425F">
              <w:rPr>
                <w:szCs w:val="26"/>
              </w:rPr>
              <w:t>Url</w:t>
            </w:r>
          </w:p>
        </w:tc>
        <w:tc>
          <w:tcPr>
            <w:tcW w:w="1800" w:type="dxa"/>
          </w:tcPr>
          <w:p w14:paraId="5798AF9B" w14:textId="29C83FA5" w:rsidR="003B1646" w:rsidRPr="00A7425F" w:rsidRDefault="00FE67E2" w:rsidP="007E73BE">
            <w:pPr>
              <w:spacing w:line="276" w:lineRule="auto"/>
              <w:cnfStyle w:val="000000000000" w:firstRow="0" w:lastRow="0" w:firstColumn="0" w:lastColumn="0" w:oddVBand="0" w:evenVBand="0" w:oddHBand="0" w:evenHBand="0" w:firstRowFirstColumn="0" w:firstRowLastColumn="0" w:lastRowFirstColumn="0" w:lastRowLastColumn="0"/>
              <w:rPr>
                <w:szCs w:val="26"/>
              </w:rPr>
            </w:pPr>
            <w:r w:rsidRPr="00A7425F">
              <w:rPr>
                <w:szCs w:val="26"/>
              </w:rPr>
              <w:t>String</w:t>
            </w:r>
          </w:p>
        </w:tc>
        <w:tc>
          <w:tcPr>
            <w:tcW w:w="990" w:type="dxa"/>
          </w:tcPr>
          <w:p w14:paraId="1795B948" w14:textId="5757D293" w:rsidR="003B1646" w:rsidRPr="00A7425F" w:rsidRDefault="00FE67E2" w:rsidP="007E73BE">
            <w:pPr>
              <w:spacing w:line="276" w:lineRule="auto"/>
              <w:cnfStyle w:val="000000000000" w:firstRow="0" w:lastRow="0" w:firstColumn="0" w:lastColumn="0" w:oddVBand="0" w:evenVBand="0" w:oddHBand="0" w:evenHBand="0" w:firstRowFirstColumn="0" w:firstRowLastColumn="0" w:lastRowFirstColumn="0" w:lastRowLastColumn="0"/>
              <w:rPr>
                <w:szCs w:val="26"/>
              </w:rPr>
            </w:pPr>
            <w:r w:rsidRPr="00A7425F">
              <w:rPr>
                <w:szCs w:val="26"/>
              </w:rPr>
              <w:t>No</w:t>
            </w:r>
          </w:p>
        </w:tc>
        <w:tc>
          <w:tcPr>
            <w:tcW w:w="990" w:type="dxa"/>
          </w:tcPr>
          <w:p w14:paraId="65F1CF2D" w14:textId="77777777" w:rsidR="003B1646" w:rsidRPr="00A7425F" w:rsidRDefault="003B1646" w:rsidP="007E73BE">
            <w:pPr>
              <w:spacing w:line="276" w:lineRule="auto"/>
              <w:cnfStyle w:val="000000000000" w:firstRow="0" w:lastRow="0" w:firstColumn="0" w:lastColumn="0" w:oddVBand="0" w:evenVBand="0" w:oddHBand="0" w:evenHBand="0" w:firstRowFirstColumn="0" w:firstRowLastColumn="0" w:lastRowFirstColumn="0" w:lastRowLastColumn="0"/>
              <w:rPr>
                <w:szCs w:val="26"/>
              </w:rPr>
            </w:pPr>
          </w:p>
        </w:tc>
        <w:tc>
          <w:tcPr>
            <w:tcW w:w="3760" w:type="dxa"/>
          </w:tcPr>
          <w:p w14:paraId="08A5F141" w14:textId="70DE57C6" w:rsidR="003B1646" w:rsidRPr="00A7425F" w:rsidRDefault="00FE67E2" w:rsidP="007E73BE">
            <w:pPr>
              <w:spacing w:line="276" w:lineRule="auto"/>
              <w:cnfStyle w:val="000000000000" w:firstRow="0" w:lastRow="0" w:firstColumn="0" w:lastColumn="0" w:oddVBand="0" w:evenVBand="0" w:oddHBand="0" w:evenHBand="0" w:firstRowFirstColumn="0" w:firstRowLastColumn="0" w:lastRowFirstColumn="0" w:lastRowLastColumn="0"/>
              <w:rPr>
                <w:szCs w:val="26"/>
              </w:rPr>
            </w:pPr>
            <w:r w:rsidRPr="00A7425F">
              <w:rPr>
                <w:szCs w:val="26"/>
              </w:rPr>
              <w:t>Đường dẫn của  ảnh trên server</w:t>
            </w:r>
          </w:p>
        </w:tc>
      </w:tr>
      <w:tr w:rsidR="00FE67E2" w:rsidRPr="00A7425F" w14:paraId="7458CD47" w14:textId="77777777" w:rsidTr="00FE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638DA604" w14:textId="53EC156C" w:rsidR="003B1646" w:rsidRPr="00A7425F" w:rsidRDefault="00FE67E2" w:rsidP="007E73BE">
            <w:pPr>
              <w:spacing w:line="276" w:lineRule="auto"/>
              <w:rPr>
                <w:szCs w:val="26"/>
              </w:rPr>
            </w:pPr>
            <w:r w:rsidRPr="00A7425F">
              <w:rPr>
                <w:szCs w:val="26"/>
              </w:rPr>
              <w:t>BlobKey</w:t>
            </w:r>
          </w:p>
        </w:tc>
        <w:tc>
          <w:tcPr>
            <w:tcW w:w="1800" w:type="dxa"/>
          </w:tcPr>
          <w:p w14:paraId="4C26DA8B" w14:textId="023E749D" w:rsidR="003B1646" w:rsidRPr="00A7425F" w:rsidRDefault="00FE67E2" w:rsidP="007E73BE">
            <w:pPr>
              <w:spacing w:line="276" w:lineRule="auto"/>
              <w:cnfStyle w:val="000000100000" w:firstRow="0" w:lastRow="0" w:firstColumn="0" w:lastColumn="0" w:oddVBand="0" w:evenVBand="0" w:oddHBand="1" w:evenHBand="0" w:firstRowFirstColumn="0" w:firstRowLastColumn="0" w:lastRowFirstColumn="0" w:lastRowLastColumn="0"/>
              <w:rPr>
                <w:szCs w:val="26"/>
              </w:rPr>
            </w:pPr>
            <w:r w:rsidRPr="00A7425F">
              <w:rPr>
                <w:szCs w:val="26"/>
              </w:rPr>
              <w:t>String</w:t>
            </w:r>
          </w:p>
        </w:tc>
        <w:tc>
          <w:tcPr>
            <w:tcW w:w="990" w:type="dxa"/>
          </w:tcPr>
          <w:p w14:paraId="099AE057" w14:textId="5F36344E" w:rsidR="003B1646" w:rsidRPr="00A7425F" w:rsidRDefault="00FE67E2" w:rsidP="007E73BE">
            <w:pPr>
              <w:spacing w:line="276" w:lineRule="auto"/>
              <w:cnfStyle w:val="000000100000" w:firstRow="0" w:lastRow="0" w:firstColumn="0" w:lastColumn="0" w:oddVBand="0" w:evenVBand="0" w:oddHBand="1" w:evenHBand="0" w:firstRowFirstColumn="0" w:firstRowLastColumn="0" w:lastRowFirstColumn="0" w:lastRowLastColumn="0"/>
              <w:rPr>
                <w:szCs w:val="26"/>
              </w:rPr>
            </w:pPr>
            <w:r w:rsidRPr="00A7425F">
              <w:rPr>
                <w:szCs w:val="26"/>
              </w:rPr>
              <w:t>No</w:t>
            </w:r>
          </w:p>
        </w:tc>
        <w:tc>
          <w:tcPr>
            <w:tcW w:w="990" w:type="dxa"/>
          </w:tcPr>
          <w:p w14:paraId="159D14EB" w14:textId="77777777" w:rsidR="003B1646" w:rsidRPr="00A7425F" w:rsidRDefault="003B1646" w:rsidP="007E73BE">
            <w:pPr>
              <w:spacing w:line="276" w:lineRule="auto"/>
              <w:cnfStyle w:val="000000100000" w:firstRow="0" w:lastRow="0" w:firstColumn="0" w:lastColumn="0" w:oddVBand="0" w:evenVBand="0" w:oddHBand="1" w:evenHBand="0" w:firstRowFirstColumn="0" w:firstRowLastColumn="0" w:lastRowFirstColumn="0" w:lastRowLastColumn="0"/>
              <w:rPr>
                <w:szCs w:val="26"/>
              </w:rPr>
            </w:pPr>
          </w:p>
        </w:tc>
        <w:tc>
          <w:tcPr>
            <w:tcW w:w="3760" w:type="dxa"/>
          </w:tcPr>
          <w:p w14:paraId="46382E66" w14:textId="339A3851" w:rsidR="003B1646" w:rsidRPr="00A7425F" w:rsidRDefault="00FE67E2" w:rsidP="007E73BE">
            <w:pPr>
              <w:spacing w:line="276" w:lineRule="auto"/>
              <w:cnfStyle w:val="000000100000" w:firstRow="0" w:lastRow="0" w:firstColumn="0" w:lastColumn="0" w:oddVBand="0" w:evenVBand="0" w:oddHBand="1" w:evenHBand="0" w:firstRowFirstColumn="0" w:firstRowLastColumn="0" w:lastRowFirstColumn="0" w:lastRowLastColumn="0"/>
              <w:rPr>
                <w:szCs w:val="26"/>
              </w:rPr>
            </w:pPr>
            <w:r w:rsidRPr="00A7425F">
              <w:rPr>
                <w:szCs w:val="26"/>
              </w:rPr>
              <w:t>Key server cung cấp</w:t>
            </w:r>
          </w:p>
        </w:tc>
      </w:tr>
    </w:tbl>
    <w:p w14:paraId="22F555FD" w14:textId="2F918B10" w:rsidR="003B1646" w:rsidRPr="00A7425F" w:rsidRDefault="00A24B6B" w:rsidP="003D2471">
      <w:pPr>
        <w:pStyle w:val="Stylebang"/>
      </w:pPr>
      <w:bookmarkStart w:id="309" w:name="_Toc293754152"/>
      <w:bookmarkStart w:id="310" w:name="_Toc293772893"/>
      <w:bookmarkStart w:id="311" w:name="_Toc293773103"/>
      <w:bookmarkStart w:id="312" w:name="_Toc293773468"/>
      <w:bookmarkStart w:id="313" w:name="_Toc293773522"/>
      <w:r>
        <w:t>Bảng 11 -</w:t>
      </w:r>
      <w:r w:rsidR="000A7EBE" w:rsidRPr="00A7425F">
        <w:t xml:space="preserve"> Thông tin ảnh lưu trữ</w:t>
      </w:r>
      <w:bookmarkEnd w:id="309"/>
      <w:bookmarkEnd w:id="310"/>
      <w:bookmarkEnd w:id="311"/>
      <w:bookmarkEnd w:id="312"/>
      <w:bookmarkEnd w:id="313"/>
    </w:p>
    <w:p w14:paraId="5333F857" w14:textId="77777777" w:rsidR="000A7EBE" w:rsidRPr="00A7425F" w:rsidRDefault="000A7EBE" w:rsidP="000A7EBE">
      <w:pPr>
        <w:spacing w:line="276" w:lineRule="auto"/>
        <w:jc w:val="center"/>
        <w:rPr>
          <w:b/>
          <w:szCs w:val="26"/>
        </w:rPr>
      </w:pPr>
    </w:p>
    <w:p w14:paraId="37B22989" w14:textId="77777777" w:rsidR="00FE67E2" w:rsidRPr="00A7425F" w:rsidRDefault="00FE67E2" w:rsidP="00FE67E2">
      <w:pPr>
        <w:widowControl w:val="0"/>
        <w:autoSpaceDE w:val="0"/>
        <w:autoSpaceDN w:val="0"/>
        <w:adjustRightInd w:val="0"/>
        <w:rPr>
          <w:szCs w:val="26"/>
        </w:rPr>
      </w:pPr>
      <w:r w:rsidRPr="00A7425F">
        <w:rPr>
          <w:color w:val="646464"/>
          <w:szCs w:val="26"/>
        </w:rPr>
        <w:t>@Entity</w:t>
      </w:r>
    </w:p>
    <w:p w14:paraId="48F03C7E" w14:textId="77777777" w:rsidR="00FE67E2" w:rsidRPr="00A7425F" w:rsidRDefault="00FE67E2" w:rsidP="00FE67E2">
      <w:pPr>
        <w:widowControl w:val="0"/>
        <w:autoSpaceDE w:val="0"/>
        <w:autoSpaceDN w:val="0"/>
        <w:adjustRightInd w:val="0"/>
        <w:rPr>
          <w:color w:val="000000"/>
          <w:szCs w:val="26"/>
        </w:rPr>
      </w:pPr>
      <w:r w:rsidRPr="00A7425F">
        <w:rPr>
          <w:b/>
          <w:bCs/>
          <w:color w:val="7F0055"/>
          <w:szCs w:val="26"/>
        </w:rPr>
        <w:t>public</w:t>
      </w:r>
      <w:r w:rsidRPr="00A7425F">
        <w:rPr>
          <w:color w:val="000000"/>
          <w:szCs w:val="26"/>
        </w:rPr>
        <w:t xml:space="preserve"> </w:t>
      </w:r>
      <w:r w:rsidRPr="00A7425F">
        <w:rPr>
          <w:b/>
          <w:bCs/>
          <w:color w:val="7F0055"/>
          <w:szCs w:val="26"/>
        </w:rPr>
        <w:t>class</w:t>
      </w:r>
      <w:r w:rsidRPr="00A7425F">
        <w:rPr>
          <w:color w:val="000000"/>
          <w:szCs w:val="26"/>
        </w:rPr>
        <w:t xml:space="preserve"> </w:t>
      </w:r>
      <w:r w:rsidRPr="00A7425F">
        <w:rPr>
          <w:color w:val="000000"/>
          <w:szCs w:val="26"/>
          <w:u w:val="single"/>
        </w:rPr>
        <w:t>Picture</w:t>
      </w:r>
      <w:r w:rsidRPr="00A7425F">
        <w:rPr>
          <w:color w:val="000000"/>
          <w:szCs w:val="26"/>
        </w:rPr>
        <w:t xml:space="preserve"> </w:t>
      </w:r>
      <w:r w:rsidRPr="00A7425F">
        <w:rPr>
          <w:b/>
          <w:bCs/>
          <w:color w:val="7F0055"/>
          <w:szCs w:val="26"/>
        </w:rPr>
        <w:t>implements</w:t>
      </w:r>
      <w:r w:rsidRPr="00A7425F">
        <w:rPr>
          <w:color w:val="000000"/>
          <w:szCs w:val="26"/>
        </w:rPr>
        <w:t xml:space="preserve"> Serializable, IsSerializable {</w:t>
      </w:r>
    </w:p>
    <w:p w14:paraId="2FB39B63" w14:textId="185CF0B8" w:rsidR="00BE690F" w:rsidRPr="00A7425F" w:rsidRDefault="00BE690F" w:rsidP="00BE690F">
      <w:pPr>
        <w:widowControl w:val="0"/>
        <w:autoSpaceDE w:val="0"/>
        <w:autoSpaceDN w:val="0"/>
        <w:adjustRightInd w:val="0"/>
        <w:ind w:firstLine="720"/>
        <w:rPr>
          <w:szCs w:val="26"/>
        </w:rPr>
      </w:pPr>
      <w:r w:rsidRPr="00A7425F">
        <w:rPr>
          <w:color w:val="646464"/>
          <w:szCs w:val="26"/>
        </w:rPr>
        <w:t>@Id</w:t>
      </w:r>
      <w:r w:rsidRPr="00A7425F">
        <w:rPr>
          <w:szCs w:val="26"/>
        </w:rPr>
        <w:t xml:space="preserve"> </w:t>
      </w:r>
      <w:r w:rsidRPr="00A7425F">
        <w:rPr>
          <w:b/>
          <w:bCs/>
          <w:color w:val="7F0055"/>
          <w:szCs w:val="26"/>
        </w:rPr>
        <w:t>private</w:t>
      </w:r>
      <w:r w:rsidRPr="00A7425F">
        <w:rPr>
          <w:color w:val="000000"/>
          <w:szCs w:val="26"/>
        </w:rPr>
        <w:t xml:space="preserve"> </w:t>
      </w:r>
      <w:r w:rsidRPr="00A7425F">
        <w:rPr>
          <w:b/>
          <w:bCs/>
          <w:color w:val="7F0055"/>
          <w:szCs w:val="26"/>
        </w:rPr>
        <w:t>long</w:t>
      </w:r>
      <w:r w:rsidRPr="00A7425F">
        <w:rPr>
          <w:color w:val="000000"/>
          <w:szCs w:val="26"/>
        </w:rPr>
        <w:t xml:space="preserve"> </w:t>
      </w:r>
      <w:r w:rsidRPr="00A7425F">
        <w:rPr>
          <w:color w:val="0000C0"/>
          <w:szCs w:val="26"/>
        </w:rPr>
        <w:t>id</w:t>
      </w:r>
      <w:r w:rsidRPr="00A7425F">
        <w:rPr>
          <w:color w:val="000000"/>
          <w:szCs w:val="26"/>
        </w:rPr>
        <w:t>;</w:t>
      </w:r>
    </w:p>
    <w:p w14:paraId="1B95253F" w14:textId="40788418" w:rsidR="00FE67E2" w:rsidRPr="00A7425F" w:rsidRDefault="00FE67E2" w:rsidP="00FE67E2">
      <w:pPr>
        <w:widowControl w:val="0"/>
        <w:autoSpaceDE w:val="0"/>
        <w:autoSpaceDN w:val="0"/>
        <w:adjustRightInd w:val="0"/>
        <w:rPr>
          <w:szCs w:val="26"/>
        </w:rPr>
      </w:pPr>
      <w:r w:rsidRPr="00A7425F">
        <w:rPr>
          <w:color w:val="000000"/>
          <w:szCs w:val="26"/>
        </w:rPr>
        <w:lastRenderedPageBreak/>
        <w:tab/>
      </w:r>
      <w:r w:rsidRPr="00A7425F">
        <w:rPr>
          <w:color w:val="646464"/>
          <w:szCs w:val="26"/>
        </w:rPr>
        <w:t>@Index</w:t>
      </w:r>
      <w:r w:rsidRPr="00A7425F">
        <w:rPr>
          <w:szCs w:val="26"/>
        </w:rPr>
        <w:t xml:space="preserve"> </w:t>
      </w:r>
      <w:r w:rsidRPr="00A7425F">
        <w:rPr>
          <w:b/>
          <w:bCs/>
          <w:color w:val="7F0055"/>
          <w:szCs w:val="26"/>
        </w:rPr>
        <w:t>private</w:t>
      </w:r>
      <w:r w:rsidRPr="00A7425F">
        <w:rPr>
          <w:color w:val="000000"/>
          <w:szCs w:val="26"/>
        </w:rPr>
        <w:t xml:space="preserve"> String </w:t>
      </w:r>
      <w:r w:rsidRPr="00A7425F">
        <w:rPr>
          <w:color w:val="0000C0"/>
          <w:szCs w:val="26"/>
        </w:rPr>
        <w:t>key</w:t>
      </w:r>
      <w:r w:rsidRPr="00A7425F">
        <w:rPr>
          <w:color w:val="000000"/>
          <w:szCs w:val="26"/>
        </w:rPr>
        <w:t>;</w:t>
      </w:r>
    </w:p>
    <w:p w14:paraId="1BC358A1" w14:textId="7026DBA0" w:rsidR="00FE67E2" w:rsidRPr="00A7425F" w:rsidRDefault="00FE67E2" w:rsidP="00FE67E2">
      <w:pPr>
        <w:widowControl w:val="0"/>
        <w:autoSpaceDE w:val="0"/>
        <w:autoSpaceDN w:val="0"/>
        <w:adjustRightInd w:val="0"/>
        <w:rPr>
          <w:szCs w:val="26"/>
        </w:rPr>
      </w:pPr>
      <w:r w:rsidRPr="00A7425F">
        <w:rPr>
          <w:color w:val="000000"/>
          <w:szCs w:val="26"/>
        </w:rPr>
        <w:tab/>
      </w:r>
      <w:r w:rsidRPr="00A7425F">
        <w:rPr>
          <w:color w:val="646464"/>
          <w:szCs w:val="26"/>
        </w:rPr>
        <w:t>@Index</w:t>
      </w:r>
      <w:r w:rsidRPr="00A7425F">
        <w:rPr>
          <w:szCs w:val="26"/>
        </w:rPr>
        <w:t xml:space="preserve"> </w:t>
      </w:r>
      <w:r w:rsidRPr="00A7425F">
        <w:rPr>
          <w:b/>
          <w:bCs/>
          <w:color w:val="7F0055"/>
          <w:szCs w:val="26"/>
        </w:rPr>
        <w:t>private</w:t>
      </w:r>
      <w:r w:rsidRPr="00A7425F">
        <w:rPr>
          <w:color w:val="000000"/>
          <w:szCs w:val="26"/>
        </w:rPr>
        <w:t xml:space="preserve"> String </w:t>
      </w:r>
      <w:r w:rsidRPr="00A7425F">
        <w:rPr>
          <w:color w:val="0000C0"/>
          <w:szCs w:val="26"/>
        </w:rPr>
        <w:t>url</w:t>
      </w:r>
      <w:r w:rsidRPr="00A7425F">
        <w:rPr>
          <w:color w:val="000000"/>
          <w:szCs w:val="26"/>
        </w:rPr>
        <w:t>;</w:t>
      </w:r>
    </w:p>
    <w:p w14:paraId="1FF99DD4" w14:textId="27810BE2" w:rsidR="00FE67E2" w:rsidRPr="00A7425F" w:rsidRDefault="00FE67E2" w:rsidP="00FE67E2">
      <w:pPr>
        <w:widowControl w:val="0"/>
        <w:autoSpaceDE w:val="0"/>
        <w:autoSpaceDN w:val="0"/>
        <w:adjustRightInd w:val="0"/>
        <w:rPr>
          <w:szCs w:val="26"/>
        </w:rPr>
      </w:pPr>
      <w:r w:rsidRPr="00A7425F">
        <w:rPr>
          <w:color w:val="000000"/>
          <w:szCs w:val="26"/>
        </w:rPr>
        <w:tab/>
      </w:r>
      <w:r w:rsidRPr="00A7425F">
        <w:rPr>
          <w:color w:val="646464"/>
          <w:szCs w:val="26"/>
        </w:rPr>
        <w:t>@Index</w:t>
      </w:r>
      <w:r w:rsidRPr="00A7425F">
        <w:rPr>
          <w:szCs w:val="26"/>
        </w:rPr>
        <w:t xml:space="preserve"> </w:t>
      </w:r>
      <w:r w:rsidRPr="00A7425F">
        <w:rPr>
          <w:b/>
          <w:bCs/>
          <w:color w:val="7F0055"/>
          <w:szCs w:val="26"/>
        </w:rPr>
        <w:t>private</w:t>
      </w:r>
      <w:r w:rsidRPr="00A7425F">
        <w:rPr>
          <w:color w:val="000000"/>
          <w:szCs w:val="26"/>
        </w:rPr>
        <w:t xml:space="preserve"> String </w:t>
      </w:r>
      <w:r w:rsidRPr="00A7425F">
        <w:rPr>
          <w:color w:val="0000C0"/>
          <w:szCs w:val="26"/>
        </w:rPr>
        <w:t>blobKey</w:t>
      </w:r>
      <w:r w:rsidRPr="00A7425F">
        <w:rPr>
          <w:color w:val="000000"/>
          <w:szCs w:val="26"/>
        </w:rPr>
        <w:t>;</w:t>
      </w:r>
    </w:p>
    <w:p w14:paraId="46289AAB" w14:textId="77777777" w:rsidR="00FE67E2" w:rsidRPr="00A7425F" w:rsidRDefault="00FE67E2" w:rsidP="00FE67E2">
      <w:pPr>
        <w:widowControl w:val="0"/>
        <w:autoSpaceDE w:val="0"/>
        <w:autoSpaceDN w:val="0"/>
        <w:adjustRightInd w:val="0"/>
        <w:rPr>
          <w:szCs w:val="26"/>
        </w:rPr>
      </w:pPr>
    </w:p>
    <w:p w14:paraId="1EC264FE" w14:textId="77777777" w:rsidR="00FE67E2" w:rsidRPr="00A7425F" w:rsidRDefault="00FE67E2" w:rsidP="00FE67E2">
      <w:pPr>
        <w:widowControl w:val="0"/>
        <w:autoSpaceDE w:val="0"/>
        <w:autoSpaceDN w:val="0"/>
        <w:adjustRightInd w:val="0"/>
        <w:rPr>
          <w:szCs w:val="26"/>
        </w:rPr>
      </w:pPr>
      <w:r w:rsidRPr="00A7425F">
        <w:rPr>
          <w:color w:val="000000"/>
          <w:szCs w:val="26"/>
        </w:rPr>
        <w:tab/>
      </w:r>
      <w:r w:rsidRPr="00A7425F">
        <w:rPr>
          <w:b/>
          <w:bCs/>
          <w:color w:val="7F0055"/>
          <w:szCs w:val="26"/>
        </w:rPr>
        <w:t>public</w:t>
      </w:r>
      <w:r w:rsidRPr="00A7425F">
        <w:rPr>
          <w:color w:val="000000"/>
          <w:szCs w:val="26"/>
        </w:rPr>
        <w:t xml:space="preserve"> Picture() {</w:t>
      </w:r>
    </w:p>
    <w:p w14:paraId="22A93A12" w14:textId="77777777" w:rsidR="00FE67E2" w:rsidRPr="00A7425F" w:rsidRDefault="00FE67E2" w:rsidP="00FE67E2">
      <w:pPr>
        <w:widowControl w:val="0"/>
        <w:autoSpaceDE w:val="0"/>
        <w:autoSpaceDN w:val="0"/>
        <w:adjustRightInd w:val="0"/>
        <w:rPr>
          <w:szCs w:val="26"/>
        </w:rPr>
      </w:pPr>
      <w:r w:rsidRPr="00A7425F">
        <w:rPr>
          <w:color w:val="000000"/>
          <w:szCs w:val="26"/>
        </w:rPr>
        <w:tab/>
        <w:t>}</w:t>
      </w:r>
    </w:p>
    <w:p w14:paraId="51257731" w14:textId="77777777" w:rsidR="00FE67E2" w:rsidRPr="00A7425F" w:rsidRDefault="00FE67E2" w:rsidP="00FE67E2">
      <w:pPr>
        <w:widowControl w:val="0"/>
        <w:autoSpaceDE w:val="0"/>
        <w:autoSpaceDN w:val="0"/>
        <w:adjustRightInd w:val="0"/>
        <w:rPr>
          <w:szCs w:val="26"/>
        </w:rPr>
      </w:pPr>
      <w:r w:rsidRPr="00A7425F">
        <w:rPr>
          <w:color w:val="000000"/>
          <w:szCs w:val="26"/>
        </w:rPr>
        <w:tab/>
      </w:r>
    </w:p>
    <w:p w14:paraId="255A648D" w14:textId="1CB19620" w:rsidR="00FE67E2" w:rsidRPr="00A7425F" w:rsidRDefault="00FE67E2" w:rsidP="00FE67E2">
      <w:pPr>
        <w:widowControl w:val="0"/>
        <w:autoSpaceDE w:val="0"/>
        <w:autoSpaceDN w:val="0"/>
        <w:adjustRightInd w:val="0"/>
        <w:ind w:left="720"/>
        <w:rPr>
          <w:szCs w:val="26"/>
        </w:rPr>
      </w:pPr>
      <w:r w:rsidRPr="00A7425F">
        <w:rPr>
          <w:b/>
          <w:bCs/>
          <w:color w:val="7F0055"/>
          <w:szCs w:val="26"/>
        </w:rPr>
        <w:t>public</w:t>
      </w:r>
      <w:r w:rsidRPr="00A7425F">
        <w:rPr>
          <w:color w:val="000000"/>
          <w:szCs w:val="26"/>
        </w:rPr>
        <w:t xml:space="preserve"> Picture(Long </w:t>
      </w:r>
      <w:r w:rsidRPr="00A7425F">
        <w:rPr>
          <w:color w:val="6A3E3E"/>
          <w:szCs w:val="26"/>
        </w:rPr>
        <w:t>id</w:t>
      </w:r>
      <w:r w:rsidRPr="00A7425F">
        <w:rPr>
          <w:color w:val="000000"/>
          <w:szCs w:val="26"/>
        </w:rPr>
        <w:t xml:space="preserve">,String </w:t>
      </w:r>
      <w:r w:rsidRPr="00A7425F">
        <w:rPr>
          <w:color w:val="6A3E3E"/>
          <w:szCs w:val="26"/>
        </w:rPr>
        <w:t>key</w:t>
      </w:r>
      <w:r w:rsidRPr="00A7425F">
        <w:rPr>
          <w:color w:val="000000"/>
          <w:szCs w:val="26"/>
        </w:rPr>
        <w:t xml:space="preserve">,String </w:t>
      </w:r>
      <w:r w:rsidRPr="00A7425F">
        <w:rPr>
          <w:color w:val="6A3E3E"/>
          <w:szCs w:val="26"/>
        </w:rPr>
        <w:t>url</w:t>
      </w:r>
      <w:r w:rsidRPr="00A7425F">
        <w:rPr>
          <w:color w:val="000000"/>
          <w:szCs w:val="26"/>
        </w:rPr>
        <w:t xml:space="preserve">, String </w:t>
      </w:r>
      <w:r w:rsidRPr="00A7425F">
        <w:rPr>
          <w:color w:val="6A3E3E"/>
          <w:szCs w:val="26"/>
        </w:rPr>
        <w:t>blobKey</w:t>
      </w:r>
      <w:r w:rsidRPr="00A7425F">
        <w:rPr>
          <w:color w:val="000000"/>
          <w:szCs w:val="26"/>
        </w:rPr>
        <w:t>) {</w:t>
      </w:r>
    </w:p>
    <w:p w14:paraId="17D02F38" w14:textId="77777777" w:rsidR="00FE67E2" w:rsidRPr="00A7425F" w:rsidRDefault="00FE67E2" w:rsidP="00FE67E2">
      <w:pPr>
        <w:widowControl w:val="0"/>
        <w:autoSpaceDE w:val="0"/>
        <w:autoSpaceDN w:val="0"/>
        <w:adjustRightInd w:val="0"/>
        <w:rPr>
          <w:szCs w:val="26"/>
        </w:rPr>
      </w:pPr>
      <w:r w:rsidRPr="00A7425F">
        <w:rPr>
          <w:color w:val="000000"/>
          <w:szCs w:val="26"/>
        </w:rPr>
        <w:tab/>
      </w:r>
      <w:r w:rsidRPr="00A7425F">
        <w:rPr>
          <w:color w:val="000000"/>
          <w:szCs w:val="26"/>
        </w:rPr>
        <w:tab/>
      </w:r>
      <w:r w:rsidRPr="00A7425F">
        <w:rPr>
          <w:b/>
          <w:bCs/>
          <w:color w:val="7F0055"/>
          <w:szCs w:val="26"/>
        </w:rPr>
        <w:t>super</w:t>
      </w:r>
      <w:r w:rsidRPr="00A7425F">
        <w:rPr>
          <w:color w:val="000000"/>
          <w:szCs w:val="26"/>
        </w:rPr>
        <w:t>();</w:t>
      </w:r>
    </w:p>
    <w:p w14:paraId="28B04173" w14:textId="77777777" w:rsidR="00FE67E2" w:rsidRPr="00A7425F" w:rsidRDefault="00FE67E2" w:rsidP="00FE67E2">
      <w:pPr>
        <w:widowControl w:val="0"/>
        <w:autoSpaceDE w:val="0"/>
        <w:autoSpaceDN w:val="0"/>
        <w:adjustRightInd w:val="0"/>
        <w:rPr>
          <w:szCs w:val="26"/>
        </w:rPr>
      </w:pPr>
      <w:r w:rsidRPr="00A7425F">
        <w:rPr>
          <w:color w:val="000000"/>
          <w:szCs w:val="26"/>
        </w:rPr>
        <w:tab/>
      </w:r>
      <w:r w:rsidRPr="00A7425F">
        <w:rPr>
          <w:color w:val="000000"/>
          <w:szCs w:val="26"/>
        </w:rPr>
        <w:tab/>
      </w:r>
      <w:r w:rsidRPr="00A7425F">
        <w:rPr>
          <w:b/>
          <w:bCs/>
          <w:color w:val="7F0055"/>
          <w:szCs w:val="26"/>
        </w:rPr>
        <w:t>this</w:t>
      </w:r>
      <w:r w:rsidRPr="00A7425F">
        <w:rPr>
          <w:color w:val="000000"/>
          <w:szCs w:val="26"/>
        </w:rPr>
        <w:t>.</w:t>
      </w:r>
      <w:r w:rsidRPr="00A7425F">
        <w:rPr>
          <w:color w:val="0000C0"/>
          <w:szCs w:val="26"/>
        </w:rPr>
        <w:t>id</w:t>
      </w:r>
      <w:r w:rsidRPr="00A7425F">
        <w:rPr>
          <w:color w:val="000000"/>
          <w:szCs w:val="26"/>
        </w:rPr>
        <w:t xml:space="preserve"> = </w:t>
      </w:r>
      <w:r w:rsidRPr="00A7425F">
        <w:rPr>
          <w:color w:val="6A3E3E"/>
          <w:szCs w:val="26"/>
        </w:rPr>
        <w:t>id</w:t>
      </w:r>
      <w:r w:rsidRPr="00A7425F">
        <w:rPr>
          <w:color w:val="000000"/>
          <w:szCs w:val="26"/>
        </w:rPr>
        <w:t>;</w:t>
      </w:r>
    </w:p>
    <w:p w14:paraId="0CCBA4E8" w14:textId="77777777" w:rsidR="00FE67E2" w:rsidRPr="00A7425F" w:rsidRDefault="00FE67E2" w:rsidP="00FE67E2">
      <w:pPr>
        <w:widowControl w:val="0"/>
        <w:autoSpaceDE w:val="0"/>
        <w:autoSpaceDN w:val="0"/>
        <w:adjustRightInd w:val="0"/>
        <w:rPr>
          <w:szCs w:val="26"/>
        </w:rPr>
      </w:pPr>
      <w:r w:rsidRPr="00A7425F">
        <w:rPr>
          <w:color w:val="000000"/>
          <w:szCs w:val="26"/>
        </w:rPr>
        <w:tab/>
      </w:r>
      <w:r w:rsidRPr="00A7425F">
        <w:rPr>
          <w:color w:val="000000"/>
          <w:szCs w:val="26"/>
        </w:rPr>
        <w:tab/>
      </w:r>
      <w:r w:rsidRPr="00A7425F">
        <w:rPr>
          <w:b/>
          <w:bCs/>
          <w:color w:val="7F0055"/>
          <w:szCs w:val="26"/>
        </w:rPr>
        <w:t>this</w:t>
      </w:r>
      <w:r w:rsidRPr="00A7425F">
        <w:rPr>
          <w:color w:val="000000"/>
          <w:szCs w:val="26"/>
        </w:rPr>
        <w:t>.</w:t>
      </w:r>
      <w:r w:rsidRPr="00A7425F">
        <w:rPr>
          <w:color w:val="0000C0"/>
          <w:szCs w:val="26"/>
        </w:rPr>
        <w:t>key</w:t>
      </w:r>
      <w:r w:rsidRPr="00A7425F">
        <w:rPr>
          <w:color w:val="000000"/>
          <w:szCs w:val="26"/>
        </w:rPr>
        <w:t xml:space="preserve"> = </w:t>
      </w:r>
      <w:r w:rsidRPr="00A7425F">
        <w:rPr>
          <w:color w:val="6A3E3E"/>
          <w:szCs w:val="26"/>
        </w:rPr>
        <w:t>key</w:t>
      </w:r>
      <w:r w:rsidRPr="00A7425F">
        <w:rPr>
          <w:color w:val="000000"/>
          <w:szCs w:val="26"/>
        </w:rPr>
        <w:t>;</w:t>
      </w:r>
    </w:p>
    <w:p w14:paraId="7B8220BC" w14:textId="77777777" w:rsidR="00FE67E2" w:rsidRPr="00A7425F" w:rsidRDefault="00FE67E2" w:rsidP="00FE67E2">
      <w:pPr>
        <w:widowControl w:val="0"/>
        <w:autoSpaceDE w:val="0"/>
        <w:autoSpaceDN w:val="0"/>
        <w:adjustRightInd w:val="0"/>
        <w:rPr>
          <w:szCs w:val="26"/>
        </w:rPr>
      </w:pPr>
      <w:r w:rsidRPr="00A7425F">
        <w:rPr>
          <w:color w:val="000000"/>
          <w:szCs w:val="26"/>
        </w:rPr>
        <w:tab/>
      </w:r>
      <w:r w:rsidRPr="00A7425F">
        <w:rPr>
          <w:color w:val="000000"/>
          <w:szCs w:val="26"/>
        </w:rPr>
        <w:tab/>
      </w:r>
      <w:r w:rsidRPr="00A7425F">
        <w:rPr>
          <w:b/>
          <w:bCs/>
          <w:color w:val="7F0055"/>
          <w:szCs w:val="26"/>
        </w:rPr>
        <w:t>this</w:t>
      </w:r>
      <w:r w:rsidRPr="00A7425F">
        <w:rPr>
          <w:color w:val="000000"/>
          <w:szCs w:val="26"/>
        </w:rPr>
        <w:t>.</w:t>
      </w:r>
      <w:r w:rsidRPr="00A7425F">
        <w:rPr>
          <w:color w:val="0000C0"/>
          <w:szCs w:val="26"/>
        </w:rPr>
        <w:t>url</w:t>
      </w:r>
      <w:r w:rsidRPr="00A7425F">
        <w:rPr>
          <w:color w:val="000000"/>
          <w:szCs w:val="26"/>
        </w:rPr>
        <w:t xml:space="preserve"> = </w:t>
      </w:r>
      <w:r w:rsidRPr="00A7425F">
        <w:rPr>
          <w:color w:val="6A3E3E"/>
          <w:szCs w:val="26"/>
        </w:rPr>
        <w:t>url</w:t>
      </w:r>
      <w:r w:rsidRPr="00A7425F">
        <w:rPr>
          <w:color w:val="000000"/>
          <w:szCs w:val="26"/>
        </w:rPr>
        <w:t>;</w:t>
      </w:r>
    </w:p>
    <w:p w14:paraId="4A2EBEF0" w14:textId="77777777" w:rsidR="00FE67E2" w:rsidRPr="00A7425F" w:rsidRDefault="00FE67E2" w:rsidP="00FE67E2">
      <w:pPr>
        <w:widowControl w:val="0"/>
        <w:autoSpaceDE w:val="0"/>
        <w:autoSpaceDN w:val="0"/>
        <w:adjustRightInd w:val="0"/>
        <w:rPr>
          <w:szCs w:val="26"/>
        </w:rPr>
      </w:pPr>
      <w:r w:rsidRPr="00A7425F">
        <w:rPr>
          <w:color w:val="000000"/>
          <w:szCs w:val="26"/>
        </w:rPr>
        <w:tab/>
      </w:r>
      <w:r w:rsidRPr="00A7425F">
        <w:rPr>
          <w:color w:val="000000"/>
          <w:szCs w:val="26"/>
        </w:rPr>
        <w:tab/>
      </w:r>
      <w:r w:rsidRPr="00A7425F">
        <w:rPr>
          <w:b/>
          <w:bCs/>
          <w:color w:val="7F0055"/>
          <w:szCs w:val="26"/>
        </w:rPr>
        <w:t>this</w:t>
      </w:r>
      <w:r w:rsidRPr="00A7425F">
        <w:rPr>
          <w:color w:val="000000"/>
          <w:szCs w:val="26"/>
        </w:rPr>
        <w:t>.</w:t>
      </w:r>
      <w:r w:rsidRPr="00A7425F">
        <w:rPr>
          <w:color w:val="0000C0"/>
          <w:szCs w:val="26"/>
        </w:rPr>
        <w:t>blobKey</w:t>
      </w:r>
      <w:r w:rsidRPr="00A7425F">
        <w:rPr>
          <w:color w:val="000000"/>
          <w:szCs w:val="26"/>
        </w:rPr>
        <w:t xml:space="preserve"> = </w:t>
      </w:r>
      <w:r w:rsidRPr="00A7425F">
        <w:rPr>
          <w:color w:val="6A3E3E"/>
          <w:szCs w:val="26"/>
        </w:rPr>
        <w:t>blobKey</w:t>
      </w:r>
      <w:r w:rsidRPr="00A7425F">
        <w:rPr>
          <w:color w:val="000000"/>
          <w:szCs w:val="26"/>
        </w:rPr>
        <w:t>;</w:t>
      </w:r>
    </w:p>
    <w:p w14:paraId="515A7589" w14:textId="7E5FD3BA" w:rsidR="00FE67E2" w:rsidRPr="00A7425F" w:rsidRDefault="00FE67E2" w:rsidP="00FE67E2">
      <w:pPr>
        <w:spacing w:line="276" w:lineRule="auto"/>
        <w:rPr>
          <w:szCs w:val="26"/>
        </w:rPr>
      </w:pPr>
      <w:r w:rsidRPr="00A7425F">
        <w:rPr>
          <w:color w:val="000000"/>
          <w:szCs w:val="26"/>
        </w:rPr>
        <w:tab/>
        <w:t>}</w:t>
      </w:r>
    </w:p>
    <w:p w14:paraId="2A6C4395" w14:textId="0D1DFC63" w:rsidR="003B1646" w:rsidRPr="00A7425F" w:rsidRDefault="00C8749B" w:rsidP="00A13F9C">
      <w:pPr>
        <w:pStyle w:val="Heading3"/>
      </w:pPr>
      <w:bookmarkStart w:id="314" w:name="_Toc293773523"/>
      <w:bookmarkStart w:id="315" w:name="_Toc293784711"/>
      <w:bookmarkStart w:id="316" w:name="_Toc293785738"/>
      <w:bookmarkStart w:id="317" w:name="_Toc263056559"/>
      <w:r w:rsidRPr="00A7425F">
        <w:t>2.4</w:t>
      </w:r>
      <w:r w:rsidR="003B1646" w:rsidRPr="00A7425F">
        <w:t>.6 Tin nhắn</w:t>
      </w:r>
      <w:bookmarkEnd w:id="314"/>
      <w:bookmarkEnd w:id="315"/>
      <w:bookmarkEnd w:id="316"/>
    </w:p>
    <w:p w14:paraId="27CAF4CB" w14:textId="4AC5CD7E" w:rsidR="003B1646" w:rsidRPr="00A7425F" w:rsidRDefault="00C74EF0" w:rsidP="003B1646">
      <w:pPr>
        <w:rPr>
          <w:szCs w:val="26"/>
          <w:lang w:val="vi-VN"/>
        </w:rPr>
      </w:pPr>
      <w:r w:rsidRPr="00A7425F">
        <w:rPr>
          <w:szCs w:val="26"/>
          <w:lang w:val="vi-VN"/>
        </w:rPr>
        <w:tab/>
      </w:r>
      <w:r w:rsidRPr="00A7425F">
        <w:rPr>
          <w:b/>
          <w:szCs w:val="26"/>
          <w:lang w:val="vi-VN"/>
        </w:rPr>
        <w:t>Bảng dữ liệu</w:t>
      </w:r>
      <w:r w:rsidR="00DD1D96" w:rsidRPr="00A7425F">
        <w:rPr>
          <w:szCs w:val="26"/>
          <w:lang w:val="vi-VN"/>
        </w:rPr>
        <w:t xml:space="preserve"> :</w:t>
      </w:r>
    </w:p>
    <w:p w14:paraId="2ACB0D31" w14:textId="77777777" w:rsidR="00DD1D96" w:rsidRPr="00A7425F" w:rsidRDefault="00DD1D96" w:rsidP="003B1646">
      <w:pPr>
        <w:rPr>
          <w:szCs w:val="26"/>
          <w:lang w:val="vi-VN"/>
        </w:rPr>
      </w:pPr>
    </w:p>
    <w:tbl>
      <w:tblPr>
        <w:tblStyle w:val="LightList-Accent11"/>
        <w:tblW w:w="0" w:type="auto"/>
        <w:tblLook w:val="04A0" w:firstRow="1" w:lastRow="0" w:firstColumn="1" w:lastColumn="0" w:noHBand="0" w:noVBand="1"/>
      </w:tblPr>
      <w:tblGrid>
        <w:gridCol w:w="2268"/>
        <w:gridCol w:w="1800"/>
        <w:gridCol w:w="1080"/>
        <w:gridCol w:w="990"/>
        <w:gridCol w:w="2860"/>
      </w:tblGrid>
      <w:tr w:rsidR="00C74EF0" w:rsidRPr="00A7425F" w14:paraId="7DB76F01" w14:textId="77777777" w:rsidTr="003D6D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DD168E5" w14:textId="6DD12810" w:rsidR="00C74EF0" w:rsidRPr="00A7425F" w:rsidRDefault="00C74EF0" w:rsidP="003B1646">
            <w:pPr>
              <w:rPr>
                <w:szCs w:val="26"/>
                <w:lang w:val="vi-VN"/>
              </w:rPr>
            </w:pPr>
            <w:r w:rsidRPr="00A7425F">
              <w:rPr>
                <w:szCs w:val="26"/>
                <w:lang w:val="vi-VN"/>
              </w:rPr>
              <w:t>Tên cột</w:t>
            </w:r>
          </w:p>
        </w:tc>
        <w:tc>
          <w:tcPr>
            <w:tcW w:w="1800" w:type="dxa"/>
          </w:tcPr>
          <w:p w14:paraId="75B1F952" w14:textId="1B410571" w:rsidR="00C74EF0" w:rsidRPr="00A7425F" w:rsidRDefault="00C74EF0" w:rsidP="003B1646">
            <w:pPr>
              <w:cnfStyle w:val="100000000000" w:firstRow="1" w:lastRow="0" w:firstColumn="0" w:lastColumn="0" w:oddVBand="0" w:evenVBand="0" w:oddHBand="0" w:evenHBand="0" w:firstRowFirstColumn="0" w:firstRowLastColumn="0" w:lastRowFirstColumn="0" w:lastRowLastColumn="0"/>
              <w:rPr>
                <w:szCs w:val="26"/>
                <w:lang w:val="vi-VN"/>
              </w:rPr>
            </w:pPr>
            <w:r w:rsidRPr="00A7425F">
              <w:rPr>
                <w:szCs w:val="26"/>
                <w:lang w:val="vi-VN"/>
              </w:rPr>
              <w:t>Kiểu dữ liệu</w:t>
            </w:r>
          </w:p>
        </w:tc>
        <w:tc>
          <w:tcPr>
            <w:tcW w:w="1080" w:type="dxa"/>
          </w:tcPr>
          <w:p w14:paraId="47B6C0B7" w14:textId="287A7879" w:rsidR="00C74EF0" w:rsidRPr="00A7425F" w:rsidRDefault="00C74EF0" w:rsidP="003B1646">
            <w:pPr>
              <w:cnfStyle w:val="100000000000" w:firstRow="1" w:lastRow="0" w:firstColumn="0" w:lastColumn="0" w:oddVBand="0" w:evenVBand="0" w:oddHBand="0" w:evenHBand="0" w:firstRowFirstColumn="0" w:firstRowLastColumn="0" w:lastRowFirstColumn="0" w:lastRowLastColumn="0"/>
              <w:rPr>
                <w:szCs w:val="26"/>
                <w:lang w:val="vi-VN"/>
              </w:rPr>
            </w:pPr>
            <w:r w:rsidRPr="00A7425F">
              <w:rPr>
                <w:szCs w:val="26"/>
                <w:lang w:val="vi-VN"/>
              </w:rPr>
              <w:t>Null</w:t>
            </w:r>
          </w:p>
        </w:tc>
        <w:tc>
          <w:tcPr>
            <w:tcW w:w="990" w:type="dxa"/>
          </w:tcPr>
          <w:p w14:paraId="490C051F" w14:textId="7D6C8B2D" w:rsidR="00C74EF0" w:rsidRPr="00A7425F" w:rsidRDefault="00C74EF0" w:rsidP="003B1646">
            <w:pPr>
              <w:cnfStyle w:val="100000000000" w:firstRow="1" w:lastRow="0" w:firstColumn="0" w:lastColumn="0" w:oddVBand="0" w:evenVBand="0" w:oddHBand="0" w:evenHBand="0" w:firstRowFirstColumn="0" w:firstRowLastColumn="0" w:lastRowFirstColumn="0" w:lastRowLastColumn="0"/>
              <w:rPr>
                <w:szCs w:val="26"/>
                <w:lang w:val="vi-VN"/>
              </w:rPr>
            </w:pPr>
            <w:r w:rsidRPr="00A7425F">
              <w:rPr>
                <w:szCs w:val="26"/>
                <w:lang w:val="vi-VN"/>
              </w:rPr>
              <w:t>PK</w:t>
            </w:r>
          </w:p>
        </w:tc>
        <w:tc>
          <w:tcPr>
            <w:tcW w:w="2860" w:type="dxa"/>
          </w:tcPr>
          <w:p w14:paraId="6D2D4B87" w14:textId="30C4A2B2" w:rsidR="00C74EF0" w:rsidRPr="00A7425F" w:rsidRDefault="00C74EF0" w:rsidP="003B1646">
            <w:pPr>
              <w:cnfStyle w:val="100000000000" w:firstRow="1" w:lastRow="0" w:firstColumn="0" w:lastColumn="0" w:oddVBand="0" w:evenVBand="0" w:oddHBand="0" w:evenHBand="0" w:firstRowFirstColumn="0" w:firstRowLastColumn="0" w:lastRowFirstColumn="0" w:lastRowLastColumn="0"/>
              <w:rPr>
                <w:szCs w:val="26"/>
                <w:lang w:val="vi-VN"/>
              </w:rPr>
            </w:pPr>
            <w:r w:rsidRPr="00A7425F">
              <w:rPr>
                <w:szCs w:val="26"/>
                <w:lang w:val="vi-VN"/>
              </w:rPr>
              <w:t>Mô tả</w:t>
            </w:r>
          </w:p>
        </w:tc>
      </w:tr>
      <w:tr w:rsidR="00C74EF0" w:rsidRPr="00A7425F" w14:paraId="55BFF4DA" w14:textId="77777777" w:rsidTr="003D6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12A6809" w14:textId="756EDAD3" w:rsidR="00C74EF0" w:rsidRPr="00A7425F" w:rsidRDefault="00C74EF0" w:rsidP="003B1646">
            <w:pPr>
              <w:rPr>
                <w:szCs w:val="26"/>
                <w:lang w:val="vi-VN"/>
              </w:rPr>
            </w:pPr>
            <w:r w:rsidRPr="00A7425F">
              <w:rPr>
                <w:szCs w:val="26"/>
                <w:lang w:val="vi-VN"/>
              </w:rPr>
              <w:t>Id</w:t>
            </w:r>
          </w:p>
        </w:tc>
        <w:tc>
          <w:tcPr>
            <w:tcW w:w="1800" w:type="dxa"/>
          </w:tcPr>
          <w:p w14:paraId="52E5DFAF" w14:textId="0CF3485D" w:rsidR="00C74EF0" w:rsidRPr="00A7425F" w:rsidRDefault="00C74EF0" w:rsidP="003B1646">
            <w:pPr>
              <w:cnfStyle w:val="000000100000" w:firstRow="0" w:lastRow="0" w:firstColumn="0" w:lastColumn="0" w:oddVBand="0" w:evenVBand="0" w:oddHBand="1" w:evenHBand="0" w:firstRowFirstColumn="0" w:firstRowLastColumn="0" w:lastRowFirstColumn="0" w:lastRowLastColumn="0"/>
              <w:rPr>
                <w:szCs w:val="26"/>
                <w:lang w:val="vi-VN"/>
              </w:rPr>
            </w:pPr>
            <w:r w:rsidRPr="00A7425F">
              <w:rPr>
                <w:szCs w:val="26"/>
                <w:lang w:val="vi-VN"/>
              </w:rPr>
              <w:t>Long</w:t>
            </w:r>
          </w:p>
        </w:tc>
        <w:tc>
          <w:tcPr>
            <w:tcW w:w="1080" w:type="dxa"/>
          </w:tcPr>
          <w:p w14:paraId="57C3222D" w14:textId="375B635B" w:rsidR="00C74EF0" w:rsidRPr="00A7425F" w:rsidRDefault="00C74EF0" w:rsidP="003B1646">
            <w:pPr>
              <w:cnfStyle w:val="000000100000" w:firstRow="0" w:lastRow="0" w:firstColumn="0" w:lastColumn="0" w:oddVBand="0" w:evenVBand="0" w:oddHBand="1" w:evenHBand="0" w:firstRowFirstColumn="0" w:firstRowLastColumn="0" w:lastRowFirstColumn="0" w:lastRowLastColumn="0"/>
              <w:rPr>
                <w:szCs w:val="26"/>
                <w:lang w:val="vi-VN"/>
              </w:rPr>
            </w:pPr>
            <w:r w:rsidRPr="00A7425F">
              <w:rPr>
                <w:szCs w:val="26"/>
                <w:lang w:val="vi-VN"/>
              </w:rPr>
              <w:t>No</w:t>
            </w:r>
          </w:p>
        </w:tc>
        <w:tc>
          <w:tcPr>
            <w:tcW w:w="990" w:type="dxa"/>
          </w:tcPr>
          <w:p w14:paraId="74030956" w14:textId="48C2B8A8" w:rsidR="00C74EF0" w:rsidRPr="00A7425F" w:rsidRDefault="00C74EF0" w:rsidP="003B1646">
            <w:pPr>
              <w:cnfStyle w:val="000000100000" w:firstRow="0" w:lastRow="0" w:firstColumn="0" w:lastColumn="0" w:oddVBand="0" w:evenVBand="0" w:oddHBand="1" w:evenHBand="0" w:firstRowFirstColumn="0" w:firstRowLastColumn="0" w:lastRowFirstColumn="0" w:lastRowLastColumn="0"/>
              <w:rPr>
                <w:szCs w:val="26"/>
                <w:lang w:val="vi-VN"/>
              </w:rPr>
            </w:pPr>
            <w:r w:rsidRPr="00A7425F">
              <w:rPr>
                <w:szCs w:val="26"/>
                <w:lang w:val="vi-VN"/>
              </w:rPr>
              <w:t>Yes</w:t>
            </w:r>
          </w:p>
        </w:tc>
        <w:tc>
          <w:tcPr>
            <w:tcW w:w="2860" w:type="dxa"/>
          </w:tcPr>
          <w:p w14:paraId="338A2526" w14:textId="7132E456" w:rsidR="00C74EF0" w:rsidRPr="00A7425F" w:rsidRDefault="00C74EF0" w:rsidP="003B1646">
            <w:pPr>
              <w:cnfStyle w:val="000000100000" w:firstRow="0" w:lastRow="0" w:firstColumn="0" w:lastColumn="0" w:oddVBand="0" w:evenVBand="0" w:oddHBand="1" w:evenHBand="0" w:firstRowFirstColumn="0" w:firstRowLastColumn="0" w:lastRowFirstColumn="0" w:lastRowLastColumn="0"/>
              <w:rPr>
                <w:szCs w:val="26"/>
                <w:lang w:val="vi-VN"/>
              </w:rPr>
            </w:pPr>
            <w:r w:rsidRPr="00A7425F">
              <w:rPr>
                <w:szCs w:val="26"/>
                <w:lang w:val="vi-VN"/>
              </w:rPr>
              <w:t xml:space="preserve">Mã </w:t>
            </w:r>
          </w:p>
        </w:tc>
      </w:tr>
      <w:tr w:rsidR="00C74EF0" w:rsidRPr="00A7425F" w14:paraId="4623B44C" w14:textId="77777777" w:rsidTr="003D6D29">
        <w:tc>
          <w:tcPr>
            <w:cnfStyle w:val="001000000000" w:firstRow="0" w:lastRow="0" w:firstColumn="1" w:lastColumn="0" w:oddVBand="0" w:evenVBand="0" w:oddHBand="0" w:evenHBand="0" w:firstRowFirstColumn="0" w:firstRowLastColumn="0" w:lastRowFirstColumn="0" w:lastRowLastColumn="0"/>
            <w:tcW w:w="2268" w:type="dxa"/>
          </w:tcPr>
          <w:p w14:paraId="40212510" w14:textId="38CDD3C7" w:rsidR="00C74EF0" w:rsidRPr="00A7425F" w:rsidRDefault="00C74EF0" w:rsidP="003B1646">
            <w:pPr>
              <w:rPr>
                <w:szCs w:val="26"/>
                <w:lang w:val="vi-VN"/>
              </w:rPr>
            </w:pPr>
            <w:r w:rsidRPr="00A7425F">
              <w:rPr>
                <w:szCs w:val="26"/>
                <w:lang w:val="vi-VN"/>
              </w:rPr>
              <w:t>ClientSend</w:t>
            </w:r>
          </w:p>
        </w:tc>
        <w:tc>
          <w:tcPr>
            <w:tcW w:w="1800" w:type="dxa"/>
          </w:tcPr>
          <w:p w14:paraId="5297B6CB" w14:textId="6C2BDCA4" w:rsidR="00C74EF0" w:rsidRPr="00A7425F" w:rsidRDefault="00C74EF0" w:rsidP="003B1646">
            <w:pPr>
              <w:cnfStyle w:val="000000000000" w:firstRow="0" w:lastRow="0" w:firstColumn="0" w:lastColumn="0" w:oddVBand="0" w:evenVBand="0" w:oddHBand="0" w:evenHBand="0" w:firstRowFirstColumn="0" w:firstRowLastColumn="0" w:lastRowFirstColumn="0" w:lastRowLastColumn="0"/>
              <w:rPr>
                <w:szCs w:val="26"/>
                <w:lang w:val="vi-VN"/>
              </w:rPr>
            </w:pPr>
            <w:r w:rsidRPr="00A7425F">
              <w:rPr>
                <w:szCs w:val="26"/>
                <w:lang w:val="vi-VN"/>
              </w:rPr>
              <w:t>String</w:t>
            </w:r>
          </w:p>
        </w:tc>
        <w:tc>
          <w:tcPr>
            <w:tcW w:w="1080" w:type="dxa"/>
          </w:tcPr>
          <w:p w14:paraId="214C7DBD" w14:textId="120A87DA" w:rsidR="00C74EF0" w:rsidRPr="00A7425F" w:rsidRDefault="00C74EF0" w:rsidP="003B1646">
            <w:pPr>
              <w:cnfStyle w:val="000000000000" w:firstRow="0" w:lastRow="0" w:firstColumn="0" w:lastColumn="0" w:oddVBand="0" w:evenVBand="0" w:oddHBand="0" w:evenHBand="0" w:firstRowFirstColumn="0" w:firstRowLastColumn="0" w:lastRowFirstColumn="0" w:lastRowLastColumn="0"/>
              <w:rPr>
                <w:szCs w:val="26"/>
                <w:lang w:val="vi-VN"/>
              </w:rPr>
            </w:pPr>
            <w:r w:rsidRPr="00A7425F">
              <w:rPr>
                <w:szCs w:val="26"/>
                <w:lang w:val="vi-VN"/>
              </w:rPr>
              <w:t>No</w:t>
            </w:r>
          </w:p>
        </w:tc>
        <w:tc>
          <w:tcPr>
            <w:tcW w:w="990" w:type="dxa"/>
          </w:tcPr>
          <w:p w14:paraId="0E807608" w14:textId="77777777" w:rsidR="00C74EF0" w:rsidRPr="00A7425F" w:rsidRDefault="00C74EF0" w:rsidP="003B1646">
            <w:pPr>
              <w:cnfStyle w:val="000000000000" w:firstRow="0" w:lastRow="0" w:firstColumn="0" w:lastColumn="0" w:oddVBand="0" w:evenVBand="0" w:oddHBand="0" w:evenHBand="0" w:firstRowFirstColumn="0" w:firstRowLastColumn="0" w:lastRowFirstColumn="0" w:lastRowLastColumn="0"/>
              <w:rPr>
                <w:szCs w:val="26"/>
                <w:lang w:val="vi-VN"/>
              </w:rPr>
            </w:pPr>
          </w:p>
        </w:tc>
        <w:tc>
          <w:tcPr>
            <w:tcW w:w="2860" w:type="dxa"/>
          </w:tcPr>
          <w:p w14:paraId="713CD77C" w14:textId="5AC55F0E" w:rsidR="00C74EF0" w:rsidRPr="00A7425F" w:rsidRDefault="00C74EF0" w:rsidP="003B1646">
            <w:pPr>
              <w:cnfStyle w:val="000000000000" w:firstRow="0" w:lastRow="0" w:firstColumn="0" w:lastColumn="0" w:oddVBand="0" w:evenVBand="0" w:oddHBand="0" w:evenHBand="0" w:firstRowFirstColumn="0" w:firstRowLastColumn="0" w:lastRowFirstColumn="0" w:lastRowLastColumn="0"/>
              <w:rPr>
                <w:szCs w:val="26"/>
                <w:lang w:val="vi-VN"/>
              </w:rPr>
            </w:pPr>
            <w:r w:rsidRPr="00A7425F">
              <w:rPr>
                <w:szCs w:val="26"/>
                <w:lang w:val="vi-VN"/>
              </w:rPr>
              <w:t>Người gửi</w:t>
            </w:r>
          </w:p>
        </w:tc>
      </w:tr>
      <w:tr w:rsidR="00C74EF0" w:rsidRPr="00A7425F" w14:paraId="548FC97C" w14:textId="77777777" w:rsidTr="003D6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2C89203" w14:textId="6B22C1DA" w:rsidR="00C74EF0" w:rsidRPr="00A7425F" w:rsidRDefault="00C74EF0" w:rsidP="003B1646">
            <w:pPr>
              <w:rPr>
                <w:szCs w:val="26"/>
                <w:lang w:val="vi-VN"/>
              </w:rPr>
            </w:pPr>
            <w:r w:rsidRPr="00A7425F">
              <w:rPr>
                <w:szCs w:val="26"/>
                <w:lang w:val="vi-VN"/>
              </w:rPr>
              <w:t>ClientIdSend</w:t>
            </w:r>
          </w:p>
        </w:tc>
        <w:tc>
          <w:tcPr>
            <w:tcW w:w="1800" w:type="dxa"/>
          </w:tcPr>
          <w:p w14:paraId="43966517" w14:textId="533BFAB1" w:rsidR="00C74EF0" w:rsidRPr="00A7425F" w:rsidRDefault="00C74EF0" w:rsidP="003B1646">
            <w:pPr>
              <w:cnfStyle w:val="000000100000" w:firstRow="0" w:lastRow="0" w:firstColumn="0" w:lastColumn="0" w:oddVBand="0" w:evenVBand="0" w:oddHBand="1" w:evenHBand="0" w:firstRowFirstColumn="0" w:firstRowLastColumn="0" w:lastRowFirstColumn="0" w:lastRowLastColumn="0"/>
              <w:rPr>
                <w:szCs w:val="26"/>
                <w:lang w:val="vi-VN"/>
              </w:rPr>
            </w:pPr>
            <w:r w:rsidRPr="00A7425F">
              <w:rPr>
                <w:szCs w:val="26"/>
                <w:lang w:val="vi-VN"/>
              </w:rPr>
              <w:t>String</w:t>
            </w:r>
          </w:p>
        </w:tc>
        <w:tc>
          <w:tcPr>
            <w:tcW w:w="1080" w:type="dxa"/>
          </w:tcPr>
          <w:p w14:paraId="7BB101B0" w14:textId="390A78CF" w:rsidR="00C74EF0" w:rsidRPr="00A7425F" w:rsidRDefault="00C74EF0" w:rsidP="003B1646">
            <w:pPr>
              <w:cnfStyle w:val="000000100000" w:firstRow="0" w:lastRow="0" w:firstColumn="0" w:lastColumn="0" w:oddVBand="0" w:evenVBand="0" w:oddHBand="1" w:evenHBand="0" w:firstRowFirstColumn="0" w:firstRowLastColumn="0" w:lastRowFirstColumn="0" w:lastRowLastColumn="0"/>
              <w:rPr>
                <w:szCs w:val="26"/>
                <w:lang w:val="vi-VN"/>
              </w:rPr>
            </w:pPr>
            <w:r w:rsidRPr="00A7425F">
              <w:rPr>
                <w:szCs w:val="26"/>
                <w:lang w:val="vi-VN"/>
              </w:rPr>
              <w:t>No</w:t>
            </w:r>
          </w:p>
        </w:tc>
        <w:tc>
          <w:tcPr>
            <w:tcW w:w="990" w:type="dxa"/>
          </w:tcPr>
          <w:p w14:paraId="509AB113" w14:textId="77777777" w:rsidR="00C74EF0" w:rsidRPr="00A7425F" w:rsidRDefault="00C74EF0" w:rsidP="003B1646">
            <w:pPr>
              <w:cnfStyle w:val="000000100000" w:firstRow="0" w:lastRow="0" w:firstColumn="0" w:lastColumn="0" w:oddVBand="0" w:evenVBand="0" w:oddHBand="1" w:evenHBand="0" w:firstRowFirstColumn="0" w:firstRowLastColumn="0" w:lastRowFirstColumn="0" w:lastRowLastColumn="0"/>
              <w:rPr>
                <w:szCs w:val="26"/>
                <w:lang w:val="vi-VN"/>
              </w:rPr>
            </w:pPr>
          </w:p>
        </w:tc>
        <w:tc>
          <w:tcPr>
            <w:tcW w:w="2860" w:type="dxa"/>
          </w:tcPr>
          <w:p w14:paraId="598814B8" w14:textId="482771D4" w:rsidR="00C74EF0" w:rsidRPr="00A7425F" w:rsidRDefault="00C74EF0" w:rsidP="003B1646">
            <w:pPr>
              <w:cnfStyle w:val="000000100000" w:firstRow="0" w:lastRow="0" w:firstColumn="0" w:lastColumn="0" w:oddVBand="0" w:evenVBand="0" w:oddHBand="1" w:evenHBand="0" w:firstRowFirstColumn="0" w:firstRowLastColumn="0" w:lastRowFirstColumn="0" w:lastRowLastColumn="0"/>
              <w:rPr>
                <w:szCs w:val="26"/>
                <w:lang w:val="vi-VN"/>
              </w:rPr>
            </w:pPr>
            <w:r w:rsidRPr="00A7425F">
              <w:rPr>
                <w:szCs w:val="26"/>
                <w:lang w:val="vi-VN"/>
              </w:rPr>
              <w:t>Mã người gửi</w:t>
            </w:r>
          </w:p>
        </w:tc>
      </w:tr>
      <w:tr w:rsidR="00C74EF0" w:rsidRPr="00A7425F" w14:paraId="1028EC77" w14:textId="77777777" w:rsidTr="003D6D29">
        <w:tc>
          <w:tcPr>
            <w:cnfStyle w:val="001000000000" w:firstRow="0" w:lastRow="0" w:firstColumn="1" w:lastColumn="0" w:oddVBand="0" w:evenVBand="0" w:oddHBand="0" w:evenHBand="0" w:firstRowFirstColumn="0" w:firstRowLastColumn="0" w:lastRowFirstColumn="0" w:lastRowLastColumn="0"/>
            <w:tcW w:w="2268" w:type="dxa"/>
          </w:tcPr>
          <w:p w14:paraId="2B317071" w14:textId="6829B23F" w:rsidR="00C74EF0" w:rsidRPr="00A7425F" w:rsidRDefault="00C74EF0" w:rsidP="003B1646">
            <w:pPr>
              <w:rPr>
                <w:szCs w:val="26"/>
                <w:lang w:val="vi-VN"/>
              </w:rPr>
            </w:pPr>
            <w:r w:rsidRPr="00A7425F">
              <w:rPr>
                <w:szCs w:val="26"/>
                <w:lang w:val="vi-VN"/>
              </w:rPr>
              <w:t>ClientReceive</w:t>
            </w:r>
          </w:p>
        </w:tc>
        <w:tc>
          <w:tcPr>
            <w:tcW w:w="1800" w:type="dxa"/>
          </w:tcPr>
          <w:p w14:paraId="22B36316" w14:textId="3F0D36F0" w:rsidR="00C74EF0" w:rsidRPr="00A7425F" w:rsidRDefault="00C74EF0" w:rsidP="003B1646">
            <w:pPr>
              <w:cnfStyle w:val="000000000000" w:firstRow="0" w:lastRow="0" w:firstColumn="0" w:lastColumn="0" w:oddVBand="0" w:evenVBand="0" w:oddHBand="0" w:evenHBand="0" w:firstRowFirstColumn="0" w:firstRowLastColumn="0" w:lastRowFirstColumn="0" w:lastRowLastColumn="0"/>
              <w:rPr>
                <w:szCs w:val="26"/>
                <w:lang w:val="vi-VN"/>
              </w:rPr>
            </w:pPr>
            <w:r w:rsidRPr="00A7425F">
              <w:rPr>
                <w:szCs w:val="26"/>
                <w:lang w:val="vi-VN"/>
              </w:rPr>
              <w:t>String</w:t>
            </w:r>
          </w:p>
        </w:tc>
        <w:tc>
          <w:tcPr>
            <w:tcW w:w="1080" w:type="dxa"/>
          </w:tcPr>
          <w:p w14:paraId="56ED1A22" w14:textId="61C96308" w:rsidR="00C74EF0" w:rsidRPr="00A7425F" w:rsidRDefault="00C74EF0" w:rsidP="003B1646">
            <w:pPr>
              <w:cnfStyle w:val="000000000000" w:firstRow="0" w:lastRow="0" w:firstColumn="0" w:lastColumn="0" w:oddVBand="0" w:evenVBand="0" w:oddHBand="0" w:evenHBand="0" w:firstRowFirstColumn="0" w:firstRowLastColumn="0" w:lastRowFirstColumn="0" w:lastRowLastColumn="0"/>
              <w:rPr>
                <w:szCs w:val="26"/>
                <w:lang w:val="vi-VN"/>
              </w:rPr>
            </w:pPr>
            <w:r w:rsidRPr="00A7425F">
              <w:rPr>
                <w:szCs w:val="26"/>
                <w:lang w:val="vi-VN"/>
              </w:rPr>
              <w:t>No</w:t>
            </w:r>
          </w:p>
        </w:tc>
        <w:tc>
          <w:tcPr>
            <w:tcW w:w="990" w:type="dxa"/>
          </w:tcPr>
          <w:p w14:paraId="61106DB4" w14:textId="77777777" w:rsidR="00C74EF0" w:rsidRPr="00A7425F" w:rsidRDefault="00C74EF0" w:rsidP="003B1646">
            <w:pPr>
              <w:cnfStyle w:val="000000000000" w:firstRow="0" w:lastRow="0" w:firstColumn="0" w:lastColumn="0" w:oddVBand="0" w:evenVBand="0" w:oddHBand="0" w:evenHBand="0" w:firstRowFirstColumn="0" w:firstRowLastColumn="0" w:lastRowFirstColumn="0" w:lastRowLastColumn="0"/>
              <w:rPr>
                <w:szCs w:val="26"/>
                <w:lang w:val="vi-VN"/>
              </w:rPr>
            </w:pPr>
          </w:p>
        </w:tc>
        <w:tc>
          <w:tcPr>
            <w:tcW w:w="2860" w:type="dxa"/>
          </w:tcPr>
          <w:p w14:paraId="4E4D8D0C" w14:textId="2C41D8FE" w:rsidR="00C74EF0" w:rsidRPr="00A7425F" w:rsidRDefault="00C74EF0" w:rsidP="003B1646">
            <w:pPr>
              <w:cnfStyle w:val="000000000000" w:firstRow="0" w:lastRow="0" w:firstColumn="0" w:lastColumn="0" w:oddVBand="0" w:evenVBand="0" w:oddHBand="0" w:evenHBand="0" w:firstRowFirstColumn="0" w:firstRowLastColumn="0" w:lastRowFirstColumn="0" w:lastRowLastColumn="0"/>
              <w:rPr>
                <w:szCs w:val="26"/>
                <w:lang w:val="vi-VN"/>
              </w:rPr>
            </w:pPr>
            <w:r w:rsidRPr="00A7425F">
              <w:rPr>
                <w:szCs w:val="26"/>
                <w:lang w:val="vi-VN"/>
              </w:rPr>
              <w:t>Người nhận</w:t>
            </w:r>
          </w:p>
        </w:tc>
      </w:tr>
      <w:tr w:rsidR="00C74EF0" w:rsidRPr="00A7425F" w14:paraId="16488975" w14:textId="77777777" w:rsidTr="003D6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D044250" w14:textId="2F73C75A" w:rsidR="00C74EF0" w:rsidRPr="00A7425F" w:rsidRDefault="00C74EF0" w:rsidP="003B1646">
            <w:pPr>
              <w:rPr>
                <w:szCs w:val="26"/>
                <w:lang w:val="vi-VN"/>
              </w:rPr>
            </w:pPr>
            <w:r w:rsidRPr="00A7425F">
              <w:rPr>
                <w:szCs w:val="26"/>
                <w:lang w:val="vi-VN"/>
              </w:rPr>
              <w:t>ClientIdReceive</w:t>
            </w:r>
          </w:p>
        </w:tc>
        <w:tc>
          <w:tcPr>
            <w:tcW w:w="1800" w:type="dxa"/>
          </w:tcPr>
          <w:p w14:paraId="7770A990" w14:textId="79015878" w:rsidR="00C74EF0" w:rsidRPr="00A7425F" w:rsidRDefault="00C74EF0" w:rsidP="003B1646">
            <w:pPr>
              <w:cnfStyle w:val="000000100000" w:firstRow="0" w:lastRow="0" w:firstColumn="0" w:lastColumn="0" w:oddVBand="0" w:evenVBand="0" w:oddHBand="1" w:evenHBand="0" w:firstRowFirstColumn="0" w:firstRowLastColumn="0" w:lastRowFirstColumn="0" w:lastRowLastColumn="0"/>
              <w:rPr>
                <w:szCs w:val="26"/>
                <w:lang w:val="vi-VN"/>
              </w:rPr>
            </w:pPr>
            <w:r w:rsidRPr="00A7425F">
              <w:rPr>
                <w:szCs w:val="26"/>
                <w:lang w:val="vi-VN"/>
              </w:rPr>
              <w:t>String</w:t>
            </w:r>
          </w:p>
        </w:tc>
        <w:tc>
          <w:tcPr>
            <w:tcW w:w="1080" w:type="dxa"/>
          </w:tcPr>
          <w:p w14:paraId="3825E37D" w14:textId="05E90ED7" w:rsidR="00C74EF0" w:rsidRPr="00A7425F" w:rsidRDefault="00C74EF0" w:rsidP="003B1646">
            <w:pPr>
              <w:cnfStyle w:val="000000100000" w:firstRow="0" w:lastRow="0" w:firstColumn="0" w:lastColumn="0" w:oddVBand="0" w:evenVBand="0" w:oddHBand="1" w:evenHBand="0" w:firstRowFirstColumn="0" w:firstRowLastColumn="0" w:lastRowFirstColumn="0" w:lastRowLastColumn="0"/>
              <w:rPr>
                <w:szCs w:val="26"/>
                <w:lang w:val="vi-VN"/>
              </w:rPr>
            </w:pPr>
            <w:r w:rsidRPr="00A7425F">
              <w:rPr>
                <w:szCs w:val="26"/>
                <w:lang w:val="vi-VN"/>
              </w:rPr>
              <w:t>No</w:t>
            </w:r>
          </w:p>
        </w:tc>
        <w:tc>
          <w:tcPr>
            <w:tcW w:w="990" w:type="dxa"/>
          </w:tcPr>
          <w:p w14:paraId="2094F4B9" w14:textId="77777777" w:rsidR="00C74EF0" w:rsidRPr="00A7425F" w:rsidRDefault="00C74EF0" w:rsidP="003B1646">
            <w:pPr>
              <w:cnfStyle w:val="000000100000" w:firstRow="0" w:lastRow="0" w:firstColumn="0" w:lastColumn="0" w:oddVBand="0" w:evenVBand="0" w:oddHBand="1" w:evenHBand="0" w:firstRowFirstColumn="0" w:firstRowLastColumn="0" w:lastRowFirstColumn="0" w:lastRowLastColumn="0"/>
              <w:rPr>
                <w:szCs w:val="26"/>
                <w:lang w:val="vi-VN"/>
              </w:rPr>
            </w:pPr>
          </w:p>
        </w:tc>
        <w:tc>
          <w:tcPr>
            <w:tcW w:w="2860" w:type="dxa"/>
          </w:tcPr>
          <w:p w14:paraId="0D7D2D89" w14:textId="3A5E8C2D" w:rsidR="00C74EF0" w:rsidRPr="00A7425F" w:rsidRDefault="00C74EF0" w:rsidP="003B1646">
            <w:pPr>
              <w:cnfStyle w:val="000000100000" w:firstRow="0" w:lastRow="0" w:firstColumn="0" w:lastColumn="0" w:oddVBand="0" w:evenVBand="0" w:oddHBand="1" w:evenHBand="0" w:firstRowFirstColumn="0" w:firstRowLastColumn="0" w:lastRowFirstColumn="0" w:lastRowLastColumn="0"/>
              <w:rPr>
                <w:szCs w:val="26"/>
                <w:lang w:val="vi-VN"/>
              </w:rPr>
            </w:pPr>
            <w:r w:rsidRPr="00A7425F">
              <w:rPr>
                <w:szCs w:val="26"/>
                <w:lang w:val="vi-VN"/>
              </w:rPr>
              <w:t>Mã người nhận</w:t>
            </w:r>
          </w:p>
        </w:tc>
      </w:tr>
      <w:tr w:rsidR="00C74EF0" w:rsidRPr="00A7425F" w14:paraId="51B7EC5C" w14:textId="77777777" w:rsidTr="003D6D29">
        <w:tc>
          <w:tcPr>
            <w:cnfStyle w:val="001000000000" w:firstRow="0" w:lastRow="0" w:firstColumn="1" w:lastColumn="0" w:oddVBand="0" w:evenVBand="0" w:oddHBand="0" w:evenHBand="0" w:firstRowFirstColumn="0" w:firstRowLastColumn="0" w:lastRowFirstColumn="0" w:lastRowLastColumn="0"/>
            <w:tcW w:w="2268" w:type="dxa"/>
          </w:tcPr>
          <w:p w14:paraId="77CE192E" w14:textId="07B3849E" w:rsidR="00C74EF0" w:rsidRPr="00A7425F" w:rsidRDefault="00C74EF0" w:rsidP="003B1646">
            <w:pPr>
              <w:rPr>
                <w:szCs w:val="26"/>
                <w:lang w:val="vi-VN"/>
              </w:rPr>
            </w:pPr>
            <w:r w:rsidRPr="00A7425F">
              <w:rPr>
                <w:szCs w:val="26"/>
                <w:lang w:val="vi-VN"/>
              </w:rPr>
              <w:t>Message</w:t>
            </w:r>
          </w:p>
        </w:tc>
        <w:tc>
          <w:tcPr>
            <w:tcW w:w="1800" w:type="dxa"/>
          </w:tcPr>
          <w:p w14:paraId="38A8E515" w14:textId="43ABF824" w:rsidR="00C74EF0" w:rsidRPr="00A7425F" w:rsidRDefault="00C74EF0" w:rsidP="003B1646">
            <w:pPr>
              <w:cnfStyle w:val="000000000000" w:firstRow="0" w:lastRow="0" w:firstColumn="0" w:lastColumn="0" w:oddVBand="0" w:evenVBand="0" w:oddHBand="0" w:evenHBand="0" w:firstRowFirstColumn="0" w:firstRowLastColumn="0" w:lastRowFirstColumn="0" w:lastRowLastColumn="0"/>
              <w:rPr>
                <w:szCs w:val="26"/>
                <w:lang w:val="vi-VN"/>
              </w:rPr>
            </w:pPr>
            <w:r w:rsidRPr="00A7425F">
              <w:rPr>
                <w:szCs w:val="26"/>
                <w:lang w:val="vi-VN"/>
              </w:rPr>
              <w:t>String</w:t>
            </w:r>
          </w:p>
        </w:tc>
        <w:tc>
          <w:tcPr>
            <w:tcW w:w="1080" w:type="dxa"/>
          </w:tcPr>
          <w:p w14:paraId="42693BB5" w14:textId="58EAF4EB" w:rsidR="00C74EF0" w:rsidRPr="00A7425F" w:rsidRDefault="00C74EF0" w:rsidP="003B1646">
            <w:pPr>
              <w:cnfStyle w:val="000000000000" w:firstRow="0" w:lastRow="0" w:firstColumn="0" w:lastColumn="0" w:oddVBand="0" w:evenVBand="0" w:oddHBand="0" w:evenHBand="0" w:firstRowFirstColumn="0" w:firstRowLastColumn="0" w:lastRowFirstColumn="0" w:lastRowLastColumn="0"/>
              <w:rPr>
                <w:szCs w:val="26"/>
                <w:lang w:val="vi-VN"/>
              </w:rPr>
            </w:pPr>
            <w:r w:rsidRPr="00A7425F">
              <w:rPr>
                <w:szCs w:val="26"/>
                <w:lang w:val="vi-VN"/>
              </w:rPr>
              <w:t>No</w:t>
            </w:r>
          </w:p>
        </w:tc>
        <w:tc>
          <w:tcPr>
            <w:tcW w:w="990" w:type="dxa"/>
          </w:tcPr>
          <w:p w14:paraId="5A2469DE" w14:textId="77777777" w:rsidR="00C74EF0" w:rsidRPr="00A7425F" w:rsidRDefault="00C74EF0" w:rsidP="003B1646">
            <w:pPr>
              <w:cnfStyle w:val="000000000000" w:firstRow="0" w:lastRow="0" w:firstColumn="0" w:lastColumn="0" w:oddVBand="0" w:evenVBand="0" w:oddHBand="0" w:evenHBand="0" w:firstRowFirstColumn="0" w:firstRowLastColumn="0" w:lastRowFirstColumn="0" w:lastRowLastColumn="0"/>
              <w:rPr>
                <w:szCs w:val="26"/>
                <w:lang w:val="vi-VN"/>
              </w:rPr>
            </w:pPr>
          </w:p>
        </w:tc>
        <w:tc>
          <w:tcPr>
            <w:tcW w:w="2860" w:type="dxa"/>
          </w:tcPr>
          <w:p w14:paraId="41FE3EB1" w14:textId="7072ADBE" w:rsidR="00C74EF0" w:rsidRPr="00A7425F" w:rsidRDefault="00C74EF0" w:rsidP="003B1646">
            <w:pPr>
              <w:cnfStyle w:val="000000000000" w:firstRow="0" w:lastRow="0" w:firstColumn="0" w:lastColumn="0" w:oddVBand="0" w:evenVBand="0" w:oddHBand="0" w:evenHBand="0" w:firstRowFirstColumn="0" w:firstRowLastColumn="0" w:lastRowFirstColumn="0" w:lastRowLastColumn="0"/>
              <w:rPr>
                <w:szCs w:val="26"/>
                <w:lang w:val="vi-VN"/>
              </w:rPr>
            </w:pPr>
            <w:r w:rsidRPr="00A7425F">
              <w:rPr>
                <w:szCs w:val="26"/>
                <w:lang w:val="vi-VN"/>
              </w:rPr>
              <w:t>Nội dung tin nhắn</w:t>
            </w:r>
          </w:p>
        </w:tc>
      </w:tr>
    </w:tbl>
    <w:p w14:paraId="45913304" w14:textId="7FE65291" w:rsidR="00C74EF0" w:rsidRPr="00A7425F" w:rsidRDefault="003D2471" w:rsidP="003D2471">
      <w:pPr>
        <w:pStyle w:val="Stylebang"/>
      </w:pPr>
      <w:bookmarkStart w:id="318" w:name="_Toc293754153"/>
      <w:bookmarkStart w:id="319" w:name="_Toc293772894"/>
      <w:bookmarkStart w:id="320" w:name="_Toc293773104"/>
      <w:bookmarkStart w:id="321" w:name="_Toc293773469"/>
      <w:bookmarkStart w:id="322" w:name="_Toc293773524"/>
      <w:r>
        <w:t>Bảng 12 -</w:t>
      </w:r>
      <w:r w:rsidR="000A7EBE" w:rsidRPr="00A7425F">
        <w:t xml:space="preserve"> Tin nhắn</w:t>
      </w:r>
      <w:bookmarkEnd w:id="318"/>
      <w:bookmarkEnd w:id="319"/>
      <w:bookmarkEnd w:id="320"/>
      <w:bookmarkEnd w:id="321"/>
      <w:bookmarkEnd w:id="322"/>
    </w:p>
    <w:p w14:paraId="75D552AE" w14:textId="77777777" w:rsidR="00970B9E" w:rsidRPr="00A7425F" w:rsidRDefault="00970B9E" w:rsidP="00970B9E">
      <w:pPr>
        <w:widowControl w:val="0"/>
        <w:autoSpaceDE w:val="0"/>
        <w:autoSpaceDN w:val="0"/>
        <w:adjustRightInd w:val="0"/>
        <w:rPr>
          <w:szCs w:val="26"/>
        </w:rPr>
      </w:pPr>
      <w:r w:rsidRPr="00A7425F">
        <w:rPr>
          <w:color w:val="646464"/>
          <w:szCs w:val="26"/>
        </w:rPr>
        <w:t>@Entity</w:t>
      </w:r>
    </w:p>
    <w:p w14:paraId="13D1E0B7" w14:textId="77777777" w:rsidR="00970B9E" w:rsidRPr="00A7425F" w:rsidRDefault="00970B9E" w:rsidP="00970B9E">
      <w:pPr>
        <w:widowControl w:val="0"/>
        <w:autoSpaceDE w:val="0"/>
        <w:autoSpaceDN w:val="0"/>
        <w:adjustRightInd w:val="0"/>
        <w:rPr>
          <w:szCs w:val="26"/>
        </w:rPr>
      </w:pPr>
      <w:r w:rsidRPr="00A7425F">
        <w:rPr>
          <w:b/>
          <w:bCs/>
          <w:color w:val="7F0055"/>
          <w:szCs w:val="26"/>
        </w:rPr>
        <w:t>public</w:t>
      </w:r>
      <w:r w:rsidRPr="00A7425F">
        <w:rPr>
          <w:color w:val="000000"/>
          <w:szCs w:val="26"/>
        </w:rPr>
        <w:t xml:space="preserve"> </w:t>
      </w:r>
      <w:r w:rsidRPr="00A7425F">
        <w:rPr>
          <w:b/>
          <w:bCs/>
          <w:color w:val="7F0055"/>
          <w:szCs w:val="26"/>
        </w:rPr>
        <w:t>class</w:t>
      </w:r>
      <w:r w:rsidRPr="00A7425F">
        <w:rPr>
          <w:color w:val="000000"/>
          <w:szCs w:val="26"/>
        </w:rPr>
        <w:t xml:space="preserve"> </w:t>
      </w:r>
      <w:r w:rsidRPr="00A7425F">
        <w:rPr>
          <w:color w:val="000000"/>
          <w:szCs w:val="26"/>
          <w:u w:val="single"/>
        </w:rPr>
        <w:t>MessageImpl</w:t>
      </w:r>
      <w:r w:rsidRPr="00A7425F">
        <w:rPr>
          <w:color w:val="000000"/>
          <w:szCs w:val="26"/>
        </w:rPr>
        <w:t xml:space="preserve"> </w:t>
      </w:r>
      <w:r w:rsidRPr="00A7425F">
        <w:rPr>
          <w:b/>
          <w:bCs/>
          <w:color w:val="7F0055"/>
          <w:szCs w:val="26"/>
        </w:rPr>
        <w:t>implements</w:t>
      </w:r>
      <w:r w:rsidRPr="00A7425F">
        <w:rPr>
          <w:color w:val="000000"/>
          <w:szCs w:val="26"/>
        </w:rPr>
        <w:t xml:space="preserve"> Serializable, IsSerializable, Message {</w:t>
      </w:r>
    </w:p>
    <w:p w14:paraId="0E45BA2A" w14:textId="2545332F" w:rsidR="00970B9E" w:rsidRPr="00A7425F" w:rsidRDefault="00970B9E" w:rsidP="00970B9E">
      <w:pPr>
        <w:widowControl w:val="0"/>
        <w:autoSpaceDE w:val="0"/>
        <w:autoSpaceDN w:val="0"/>
        <w:adjustRightInd w:val="0"/>
        <w:rPr>
          <w:szCs w:val="26"/>
        </w:rPr>
      </w:pPr>
      <w:r w:rsidRPr="00A7425F">
        <w:rPr>
          <w:color w:val="000000"/>
          <w:szCs w:val="26"/>
        </w:rPr>
        <w:tab/>
      </w:r>
      <w:r w:rsidRPr="00A7425F">
        <w:rPr>
          <w:color w:val="646464"/>
          <w:szCs w:val="26"/>
        </w:rPr>
        <w:t>@Id</w:t>
      </w:r>
      <w:r w:rsidR="002E770D" w:rsidRPr="00A7425F">
        <w:rPr>
          <w:szCs w:val="26"/>
        </w:rPr>
        <w:t xml:space="preserve"> </w:t>
      </w:r>
      <w:r w:rsidRPr="00A7425F">
        <w:rPr>
          <w:b/>
          <w:bCs/>
          <w:color w:val="7F0055"/>
          <w:szCs w:val="26"/>
        </w:rPr>
        <w:t>private</w:t>
      </w:r>
      <w:r w:rsidRPr="00A7425F">
        <w:rPr>
          <w:color w:val="000000"/>
          <w:szCs w:val="26"/>
        </w:rPr>
        <w:t xml:space="preserve"> </w:t>
      </w:r>
      <w:r w:rsidRPr="00A7425F">
        <w:rPr>
          <w:b/>
          <w:bCs/>
          <w:color w:val="7F0055"/>
          <w:szCs w:val="26"/>
        </w:rPr>
        <w:t>long</w:t>
      </w:r>
      <w:r w:rsidRPr="00A7425F">
        <w:rPr>
          <w:color w:val="000000"/>
          <w:szCs w:val="26"/>
        </w:rPr>
        <w:t xml:space="preserve"> </w:t>
      </w:r>
      <w:r w:rsidRPr="00A7425F">
        <w:rPr>
          <w:color w:val="0000C0"/>
          <w:szCs w:val="26"/>
        </w:rPr>
        <w:t>id</w:t>
      </w:r>
      <w:r w:rsidRPr="00A7425F">
        <w:rPr>
          <w:color w:val="000000"/>
          <w:szCs w:val="26"/>
        </w:rPr>
        <w:t>;</w:t>
      </w:r>
    </w:p>
    <w:p w14:paraId="37F6CC6B" w14:textId="73420C0C" w:rsidR="00970B9E" w:rsidRPr="00A7425F" w:rsidRDefault="00970B9E" w:rsidP="00970B9E">
      <w:pPr>
        <w:widowControl w:val="0"/>
        <w:autoSpaceDE w:val="0"/>
        <w:autoSpaceDN w:val="0"/>
        <w:adjustRightInd w:val="0"/>
        <w:rPr>
          <w:szCs w:val="26"/>
        </w:rPr>
      </w:pPr>
      <w:r w:rsidRPr="00A7425F">
        <w:rPr>
          <w:color w:val="000000"/>
          <w:szCs w:val="26"/>
        </w:rPr>
        <w:tab/>
      </w:r>
      <w:r w:rsidRPr="00A7425F">
        <w:rPr>
          <w:color w:val="646464"/>
          <w:szCs w:val="26"/>
        </w:rPr>
        <w:t>@Index</w:t>
      </w:r>
      <w:r w:rsidR="002E770D" w:rsidRPr="00A7425F">
        <w:rPr>
          <w:szCs w:val="26"/>
        </w:rPr>
        <w:t xml:space="preserve"> </w:t>
      </w:r>
      <w:r w:rsidRPr="00A7425F">
        <w:rPr>
          <w:b/>
          <w:bCs/>
          <w:color w:val="7F0055"/>
          <w:szCs w:val="26"/>
        </w:rPr>
        <w:t>private</w:t>
      </w:r>
      <w:r w:rsidRPr="00A7425F">
        <w:rPr>
          <w:color w:val="000000"/>
          <w:szCs w:val="26"/>
        </w:rPr>
        <w:t xml:space="preserve"> String </w:t>
      </w:r>
      <w:r w:rsidRPr="00A7425F">
        <w:rPr>
          <w:color w:val="0000C0"/>
          <w:szCs w:val="26"/>
        </w:rPr>
        <w:t>clientSend</w:t>
      </w:r>
      <w:r w:rsidRPr="00A7425F">
        <w:rPr>
          <w:color w:val="000000"/>
          <w:szCs w:val="26"/>
        </w:rPr>
        <w:t>;</w:t>
      </w:r>
    </w:p>
    <w:p w14:paraId="15D9B1B5" w14:textId="11384CF9" w:rsidR="00970B9E" w:rsidRPr="00A7425F" w:rsidRDefault="00970B9E" w:rsidP="00970B9E">
      <w:pPr>
        <w:widowControl w:val="0"/>
        <w:autoSpaceDE w:val="0"/>
        <w:autoSpaceDN w:val="0"/>
        <w:adjustRightInd w:val="0"/>
        <w:rPr>
          <w:szCs w:val="26"/>
        </w:rPr>
      </w:pPr>
      <w:r w:rsidRPr="00A7425F">
        <w:rPr>
          <w:color w:val="000000"/>
          <w:szCs w:val="26"/>
        </w:rPr>
        <w:tab/>
      </w:r>
      <w:r w:rsidRPr="00A7425F">
        <w:rPr>
          <w:color w:val="646464"/>
          <w:szCs w:val="26"/>
        </w:rPr>
        <w:t>@Index</w:t>
      </w:r>
      <w:r w:rsidR="002E770D" w:rsidRPr="00A7425F">
        <w:rPr>
          <w:szCs w:val="26"/>
        </w:rPr>
        <w:t xml:space="preserve"> </w:t>
      </w:r>
      <w:r w:rsidRPr="00A7425F">
        <w:rPr>
          <w:b/>
          <w:bCs/>
          <w:color w:val="7F0055"/>
          <w:szCs w:val="26"/>
        </w:rPr>
        <w:t>private</w:t>
      </w:r>
      <w:r w:rsidRPr="00A7425F">
        <w:rPr>
          <w:color w:val="000000"/>
          <w:szCs w:val="26"/>
        </w:rPr>
        <w:t xml:space="preserve"> String </w:t>
      </w:r>
      <w:r w:rsidRPr="00A7425F">
        <w:rPr>
          <w:color w:val="0000C0"/>
          <w:szCs w:val="26"/>
        </w:rPr>
        <w:t>clientIdSend</w:t>
      </w:r>
      <w:r w:rsidRPr="00A7425F">
        <w:rPr>
          <w:color w:val="000000"/>
          <w:szCs w:val="26"/>
        </w:rPr>
        <w:t>;</w:t>
      </w:r>
    </w:p>
    <w:p w14:paraId="538625EE" w14:textId="0CA9BA03" w:rsidR="00970B9E" w:rsidRPr="00A7425F" w:rsidRDefault="00970B9E" w:rsidP="00970B9E">
      <w:pPr>
        <w:widowControl w:val="0"/>
        <w:autoSpaceDE w:val="0"/>
        <w:autoSpaceDN w:val="0"/>
        <w:adjustRightInd w:val="0"/>
        <w:rPr>
          <w:szCs w:val="26"/>
        </w:rPr>
      </w:pPr>
      <w:r w:rsidRPr="00A7425F">
        <w:rPr>
          <w:color w:val="000000"/>
          <w:szCs w:val="26"/>
        </w:rPr>
        <w:tab/>
      </w:r>
      <w:r w:rsidRPr="00A7425F">
        <w:rPr>
          <w:color w:val="646464"/>
          <w:szCs w:val="26"/>
        </w:rPr>
        <w:t>@Index</w:t>
      </w:r>
      <w:r w:rsidR="002E770D" w:rsidRPr="00A7425F">
        <w:rPr>
          <w:szCs w:val="26"/>
        </w:rPr>
        <w:t xml:space="preserve"> </w:t>
      </w:r>
      <w:r w:rsidRPr="00A7425F">
        <w:rPr>
          <w:b/>
          <w:bCs/>
          <w:color w:val="7F0055"/>
          <w:szCs w:val="26"/>
        </w:rPr>
        <w:t>private</w:t>
      </w:r>
      <w:r w:rsidRPr="00A7425F">
        <w:rPr>
          <w:color w:val="000000"/>
          <w:szCs w:val="26"/>
        </w:rPr>
        <w:t xml:space="preserve"> String </w:t>
      </w:r>
      <w:r w:rsidRPr="00A7425F">
        <w:rPr>
          <w:color w:val="0000C0"/>
          <w:szCs w:val="26"/>
        </w:rPr>
        <w:t>clientReceive</w:t>
      </w:r>
      <w:r w:rsidRPr="00A7425F">
        <w:rPr>
          <w:color w:val="000000"/>
          <w:szCs w:val="26"/>
        </w:rPr>
        <w:t>;</w:t>
      </w:r>
    </w:p>
    <w:p w14:paraId="66A12BE7" w14:textId="7EA9D404" w:rsidR="00970B9E" w:rsidRPr="00A7425F" w:rsidRDefault="00970B9E" w:rsidP="00970B9E">
      <w:pPr>
        <w:widowControl w:val="0"/>
        <w:autoSpaceDE w:val="0"/>
        <w:autoSpaceDN w:val="0"/>
        <w:adjustRightInd w:val="0"/>
        <w:rPr>
          <w:szCs w:val="26"/>
        </w:rPr>
      </w:pPr>
      <w:r w:rsidRPr="00A7425F">
        <w:rPr>
          <w:color w:val="000000"/>
          <w:szCs w:val="26"/>
        </w:rPr>
        <w:tab/>
      </w:r>
      <w:r w:rsidRPr="00A7425F">
        <w:rPr>
          <w:color w:val="646464"/>
          <w:szCs w:val="26"/>
        </w:rPr>
        <w:t>@Index</w:t>
      </w:r>
      <w:r w:rsidR="002E770D" w:rsidRPr="00A7425F">
        <w:rPr>
          <w:szCs w:val="26"/>
        </w:rPr>
        <w:t xml:space="preserve"> </w:t>
      </w:r>
      <w:r w:rsidRPr="00A7425F">
        <w:rPr>
          <w:b/>
          <w:bCs/>
          <w:color w:val="7F0055"/>
          <w:szCs w:val="26"/>
        </w:rPr>
        <w:t>private</w:t>
      </w:r>
      <w:r w:rsidRPr="00A7425F">
        <w:rPr>
          <w:color w:val="000000"/>
          <w:szCs w:val="26"/>
        </w:rPr>
        <w:t xml:space="preserve"> String </w:t>
      </w:r>
      <w:r w:rsidRPr="00A7425F">
        <w:rPr>
          <w:color w:val="0000C0"/>
          <w:szCs w:val="26"/>
        </w:rPr>
        <w:t>clientIdReceive</w:t>
      </w:r>
      <w:r w:rsidRPr="00A7425F">
        <w:rPr>
          <w:color w:val="000000"/>
          <w:szCs w:val="26"/>
        </w:rPr>
        <w:t>;</w:t>
      </w:r>
    </w:p>
    <w:p w14:paraId="312D362E" w14:textId="5321F0EF" w:rsidR="00970B9E" w:rsidRPr="00A7425F" w:rsidRDefault="00970B9E" w:rsidP="00970B9E">
      <w:pPr>
        <w:widowControl w:val="0"/>
        <w:autoSpaceDE w:val="0"/>
        <w:autoSpaceDN w:val="0"/>
        <w:adjustRightInd w:val="0"/>
        <w:rPr>
          <w:szCs w:val="26"/>
        </w:rPr>
      </w:pPr>
      <w:r w:rsidRPr="00A7425F">
        <w:rPr>
          <w:color w:val="000000"/>
          <w:szCs w:val="26"/>
        </w:rPr>
        <w:tab/>
      </w:r>
      <w:r w:rsidRPr="00A7425F">
        <w:rPr>
          <w:b/>
          <w:bCs/>
          <w:color w:val="7F0055"/>
          <w:szCs w:val="26"/>
        </w:rPr>
        <w:t>private</w:t>
      </w:r>
      <w:r w:rsidRPr="00A7425F">
        <w:rPr>
          <w:color w:val="000000"/>
          <w:szCs w:val="26"/>
        </w:rPr>
        <w:t xml:space="preserve"> String </w:t>
      </w:r>
      <w:r w:rsidRPr="00A7425F">
        <w:rPr>
          <w:color w:val="0000C0"/>
          <w:szCs w:val="26"/>
        </w:rPr>
        <w:t>message</w:t>
      </w:r>
      <w:r w:rsidRPr="00A7425F">
        <w:rPr>
          <w:color w:val="000000"/>
          <w:szCs w:val="26"/>
        </w:rPr>
        <w:t>;</w:t>
      </w:r>
    </w:p>
    <w:p w14:paraId="2E844805" w14:textId="77777777" w:rsidR="00970B9E" w:rsidRDefault="00970B9E" w:rsidP="00970B9E">
      <w:pPr>
        <w:widowControl w:val="0"/>
        <w:autoSpaceDE w:val="0"/>
        <w:autoSpaceDN w:val="0"/>
        <w:adjustRightInd w:val="0"/>
        <w:rPr>
          <w:color w:val="000000"/>
          <w:szCs w:val="26"/>
        </w:rPr>
      </w:pPr>
      <w:r w:rsidRPr="00A7425F">
        <w:rPr>
          <w:color w:val="000000"/>
          <w:szCs w:val="26"/>
        </w:rPr>
        <w:tab/>
      </w:r>
      <w:r w:rsidRPr="00A7425F">
        <w:rPr>
          <w:b/>
          <w:bCs/>
          <w:color w:val="7F0055"/>
          <w:szCs w:val="26"/>
        </w:rPr>
        <w:t>public</w:t>
      </w:r>
      <w:r w:rsidRPr="00A7425F">
        <w:rPr>
          <w:color w:val="000000"/>
          <w:szCs w:val="26"/>
        </w:rPr>
        <w:t xml:space="preserve"> MessageImpl() {</w:t>
      </w:r>
    </w:p>
    <w:p w14:paraId="0F883BE9" w14:textId="77777777" w:rsidR="008905ED" w:rsidRPr="00A7425F" w:rsidRDefault="008905ED" w:rsidP="00970B9E">
      <w:pPr>
        <w:widowControl w:val="0"/>
        <w:autoSpaceDE w:val="0"/>
        <w:autoSpaceDN w:val="0"/>
        <w:adjustRightInd w:val="0"/>
        <w:rPr>
          <w:szCs w:val="26"/>
        </w:rPr>
      </w:pPr>
    </w:p>
    <w:p w14:paraId="23CBC255" w14:textId="77777777" w:rsidR="00970B9E" w:rsidRPr="00A7425F" w:rsidRDefault="00970B9E" w:rsidP="00970B9E">
      <w:pPr>
        <w:widowControl w:val="0"/>
        <w:autoSpaceDE w:val="0"/>
        <w:autoSpaceDN w:val="0"/>
        <w:adjustRightInd w:val="0"/>
        <w:rPr>
          <w:szCs w:val="26"/>
        </w:rPr>
      </w:pPr>
      <w:r w:rsidRPr="00A7425F">
        <w:rPr>
          <w:color w:val="000000"/>
          <w:szCs w:val="26"/>
        </w:rPr>
        <w:tab/>
        <w:t>}</w:t>
      </w:r>
    </w:p>
    <w:p w14:paraId="2FD9678B" w14:textId="77777777" w:rsidR="003B1646" w:rsidRPr="00A7425F" w:rsidRDefault="003B1646" w:rsidP="003B1646">
      <w:pPr>
        <w:rPr>
          <w:szCs w:val="26"/>
        </w:rPr>
      </w:pPr>
    </w:p>
    <w:p w14:paraId="5ABF20C8" w14:textId="7FC04E10" w:rsidR="00370505" w:rsidRPr="00A7425F" w:rsidRDefault="00CA240C" w:rsidP="00A13F9C">
      <w:pPr>
        <w:pStyle w:val="Heading2"/>
      </w:pPr>
      <w:bookmarkStart w:id="323" w:name="_Toc293773525"/>
      <w:bookmarkStart w:id="324" w:name="_Toc293784712"/>
      <w:bookmarkStart w:id="325" w:name="_Toc293785739"/>
      <w:r w:rsidRPr="00A7425F">
        <w:lastRenderedPageBreak/>
        <w:t>2</w:t>
      </w:r>
      <w:r w:rsidR="00C8749B" w:rsidRPr="00A7425F">
        <w:t>.5</w:t>
      </w:r>
      <w:r w:rsidR="00370505" w:rsidRPr="00A7425F">
        <w:t>. Thiết kế giao diện</w:t>
      </w:r>
      <w:bookmarkEnd w:id="317"/>
      <w:bookmarkEnd w:id="323"/>
      <w:bookmarkEnd w:id="324"/>
      <w:bookmarkEnd w:id="325"/>
    </w:p>
    <w:p w14:paraId="715974D1" w14:textId="30688DB4" w:rsidR="00370505" w:rsidRPr="00A7425F" w:rsidRDefault="00CA240C" w:rsidP="00A13F9C">
      <w:pPr>
        <w:pStyle w:val="Heading3"/>
      </w:pPr>
      <w:bookmarkStart w:id="326" w:name="_Toc262138461"/>
      <w:bookmarkStart w:id="327" w:name="_Toc388288956"/>
      <w:bookmarkStart w:id="328" w:name="_Toc262198053"/>
      <w:bookmarkStart w:id="329" w:name="_Toc263056560"/>
      <w:bookmarkStart w:id="330" w:name="_Toc293773526"/>
      <w:bookmarkStart w:id="331" w:name="_Toc293784713"/>
      <w:bookmarkStart w:id="332" w:name="_Toc293785740"/>
      <w:r w:rsidRPr="00A7425F">
        <w:t>2</w:t>
      </w:r>
      <w:r w:rsidR="00C8749B" w:rsidRPr="00A7425F">
        <w:t>.5</w:t>
      </w:r>
      <w:r w:rsidR="005335B0" w:rsidRPr="00A7425F">
        <w:t>.1</w:t>
      </w:r>
      <w:r w:rsidR="00370505" w:rsidRPr="00A7425F">
        <w:t xml:space="preserve">. Thiết kế giao diện </w:t>
      </w:r>
      <w:bookmarkEnd w:id="326"/>
      <w:bookmarkEnd w:id="327"/>
      <w:bookmarkEnd w:id="328"/>
      <w:bookmarkEnd w:id="329"/>
      <w:r w:rsidR="0076247A" w:rsidRPr="00A7425F">
        <w:t>màn hình đăng nhập</w:t>
      </w:r>
      <w:r w:rsidR="009B4003" w:rsidRPr="00A7425F">
        <w:t xml:space="preserve"> và đăng ký</w:t>
      </w:r>
      <w:bookmarkEnd w:id="330"/>
      <w:bookmarkEnd w:id="331"/>
      <w:bookmarkEnd w:id="332"/>
    </w:p>
    <w:p w14:paraId="0FE35FCD" w14:textId="26967E35" w:rsidR="00370505" w:rsidRPr="00A7425F" w:rsidRDefault="00C20373" w:rsidP="00C20373">
      <w:pPr>
        <w:spacing w:line="276" w:lineRule="auto"/>
        <w:rPr>
          <w:szCs w:val="26"/>
        </w:rPr>
      </w:pPr>
      <w:r w:rsidRPr="00A7425F">
        <w:rPr>
          <w:szCs w:val="26"/>
        </w:rPr>
        <w:tab/>
      </w:r>
      <w:r w:rsidR="00E27627" w:rsidRPr="00A7425F">
        <w:rPr>
          <w:noProof/>
          <w:szCs w:val="26"/>
        </w:rPr>
        <w:drawing>
          <wp:inline distT="0" distB="0" distL="0" distR="0" wp14:anchorId="5D1DD5F0" wp14:editId="613B84BC">
            <wp:extent cx="2052878" cy="3606507"/>
            <wp:effectExtent l="0" t="0" r="5080" b="63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054392" cy="3609166"/>
                    </a:xfrm>
                    <a:prstGeom prst="rect">
                      <a:avLst/>
                    </a:prstGeom>
                    <a:noFill/>
                    <a:ln>
                      <a:noFill/>
                    </a:ln>
                  </pic:spPr>
                </pic:pic>
              </a:graphicData>
            </a:graphic>
          </wp:inline>
        </w:drawing>
      </w:r>
      <w:r w:rsidR="00E27627" w:rsidRPr="00A7425F">
        <w:rPr>
          <w:szCs w:val="26"/>
        </w:rPr>
        <w:t xml:space="preserve">                 </w:t>
      </w:r>
      <w:r w:rsidR="00E27627" w:rsidRPr="00A7425F">
        <w:rPr>
          <w:noProof/>
          <w:szCs w:val="26"/>
        </w:rPr>
        <w:drawing>
          <wp:inline distT="0" distB="0" distL="0" distR="0" wp14:anchorId="6D7EC9DB" wp14:editId="334262FA">
            <wp:extent cx="2088075" cy="3609517"/>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092338" cy="3616886"/>
                    </a:xfrm>
                    <a:prstGeom prst="rect">
                      <a:avLst/>
                    </a:prstGeom>
                    <a:noFill/>
                    <a:ln>
                      <a:noFill/>
                    </a:ln>
                  </pic:spPr>
                </pic:pic>
              </a:graphicData>
            </a:graphic>
          </wp:inline>
        </w:drawing>
      </w:r>
    </w:p>
    <w:p w14:paraId="20DF0847" w14:textId="0BD69A21" w:rsidR="00370505" w:rsidRPr="00042395" w:rsidRDefault="00370505" w:rsidP="008A5B4C">
      <w:pPr>
        <w:pStyle w:val="StyleAnh"/>
      </w:pPr>
      <w:bookmarkStart w:id="333" w:name="_Toc389063336"/>
      <w:bookmarkStart w:id="334" w:name="_Toc293781281"/>
      <w:r w:rsidRPr="00042395">
        <w:t xml:space="preserve">Hình </w:t>
      </w:r>
      <w:r w:rsidR="000A7EBE" w:rsidRPr="00042395">
        <w:t>23</w:t>
      </w:r>
      <w:r w:rsidRPr="00042395">
        <w:t xml:space="preserve"> - Giao diện </w:t>
      </w:r>
      <w:bookmarkEnd w:id="333"/>
      <w:r w:rsidR="001C0CD5" w:rsidRPr="00042395">
        <w:t>đăng nhập và đăng ký</w:t>
      </w:r>
      <w:bookmarkEnd w:id="334"/>
    </w:p>
    <w:p w14:paraId="274D463D" w14:textId="77777777" w:rsidR="00237DDF" w:rsidRPr="00A7425F" w:rsidRDefault="0023373C" w:rsidP="007E73BE">
      <w:pPr>
        <w:spacing w:line="276" w:lineRule="auto"/>
        <w:ind w:firstLine="720"/>
        <w:rPr>
          <w:szCs w:val="26"/>
        </w:rPr>
      </w:pPr>
      <w:r w:rsidRPr="00A7425F">
        <w:rPr>
          <w:szCs w:val="26"/>
        </w:rPr>
        <w:t>Mô tả:</w:t>
      </w:r>
    </w:p>
    <w:p w14:paraId="7D61E485" w14:textId="6612213B" w:rsidR="009B4003" w:rsidRPr="00A7425F" w:rsidRDefault="009B4003" w:rsidP="007E73BE">
      <w:pPr>
        <w:spacing w:line="276" w:lineRule="auto"/>
        <w:ind w:firstLine="720"/>
        <w:rPr>
          <w:szCs w:val="26"/>
        </w:rPr>
      </w:pPr>
      <w:r w:rsidRPr="00A7425F">
        <w:rPr>
          <w:szCs w:val="26"/>
        </w:rPr>
        <w:t>Giao diện cho phép người dùng có sự lựa chọn sau :</w:t>
      </w:r>
    </w:p>
    <w:p w14:paraId="323994E7" w14:textId="18C56B76" w:rsidR="009B4003" w:rsidRPr="00A7425F" w:rsidRDefault="009B4003" w:rsidP="00D162DF">
      <w:pPr>
        <w:pStyle w:val="ListParagraph"/>
        <w:numPr>
          <w:ilvl w:val="0"/>
          <w:numId w:val="25"/>
        </w:numPr>
        <w:spacing w:line="276" w:lineRule="auto"/>
        <w:rPr>
          <w:rFonts w:ascii="Times New Roman" w:hAnsi="Times New Roman"/>
          <w:sz w:val="26"/>
          <w:szCs w:val="26"/>
        </w:rPr>
      </w:pPr>
      <w:r w:rsidRPr="00A7425F">
        <w:rPr>
          <w:rFonts w:ascii="Times New Roman" w:hAnsi="Times New Roman"/>
          <w:sz w:val="26"/>
          <w:szCs w:val="26"/>
        </w:rPr>
        <w:t>Nếu đã có tài khoản và mật khẩu chọn đăng nhập.</w:t>
      </w:r>
    </w:p>
    <w:p w14:paraId="68B84012" w14:textId="291DA93F" w:rsidR="009B4003" w:rsidRPr="00A7425F" w:rsidRDefault="009B4003" w:rsidP="00D162DF">
      <w:pPr>
        <w:pStyle w:val="ListParagraph"/>
        <w:numPr>
          <w:ilvl w:val="0"/>
          <w:numId w:val="25"/>
        </w:numPr>
        <w:spacing w:line="276" w:lineRule="auto"/>
        <w:rPr>
          <w:rFonts w:ascii="Times New Roman" w:hAnsi="Times New Roman"/>
          <w:sz w:val="26"/>
          <w:szCs w:val="26"/>
        </w:rPr>
      </w:pPr>
      <w:r w:rsidRPr="00A7425F">
        <w:rPr>
          <w:rFonts w:ascii="Times New Roman" w:hAnsi="Times New Roman"/>
          <w:sz w:val="26"/>
          <w:szCs w:val="26"/>
        </w:rPr>
        <w:t>Khi chưa có tài khoản thì chuyển sang giao diện đăng ký</w:t>
      </w:r>
    </w:p>
    <w:p w14:paraId="45D618E4" w14:textId="58BF7E75" w:rsidR="009B4003" w:rsidRPr="00A7425F" w:rsidRDefault="00C20373" w:rsidP="009B4003">
      <w:pPr>
        <w:pStyle w:val="ListParagraph"/>
        <w:spacing w:line="276" w:lineRule="auto"/>
        <w:ind w:left="1440"/>
        <w:rPr>
          <w:rFonts w:ascii="Times New Roman" w:hAnsi="Times New Roman"/>
          <w:sz w:val="26"/>
          <w:szCs w:val="26"/>
        </w:rPr>
      </w:pPr>
      <w:r w:rsidRPr="00A7425F">
        <w:rPr>
          <w:rFonts w:ascii="Times New Roman" w:hAnsi="Times New Roman"/>
          <w:sz w:val="26"/>
          <w:szCs w:val="26"/>
        </w:rPr>
        <w:t>Trong phần đăng ký có các lựa chọn sau :</w:t>
      </w:r>
    </w:p>
    <w:p w14:paraId="17F00F52" w14:textId="6F88804C" w:rsidR="00C20373" w:rsidRPr="00A7425F" w:rsidRDefault="00C20373" w:rsidP="00D162DF">
      <w:pPr>
        <w:pStyle w:val="ListParagraph"/>
        <w:numPr>
          <w:ilvl w:val="0"/>
          <w:numId w:val="26"/>
        </w:numPr>
        <w:spacing w:line="276" w:lineRule="auto"/>
        <w:rPr>
          <w:rFonts w:ascii="Times New Roman" w:hAnsi="Times New Roman"/>
          <w:sz w:val="26"/>
          <w:szCs w:val="26"/>
        </w:rPr>
      </w:pPr>
      <w:r w:rsidRPr="00A7425F">
        <w:rPr>
          <w:rFonts w:ascii="Times New Roman" w:hAnsi="Times New Roman"/>
          <w:sz w:val="26"/>
          <w:szCs w:val="26"/>
        </w:rPr>
        <w:t>Đăng ký với tài khoản là khách hàng</w:t>
      </w:r>
    </w:p>
    <w:p w14:paraId="5592CA48" w14:textId="182FA805" w:rsidR="00C20373" w:rsidRPr="00A7425F" w:rsidRDefault="00C20373" w:rsidP="00D162DF">
      <w:pPr>
        <w:pStyle w:val="ListParagraph"/>
        <w:numPr>
          <w:ilvl w:val="0"/>
          <w:numId w:val="26"/>
        </w:numPr>
        <w:spacing w:line="276" w:lineRule="auto"/>
        <w:rPr>
          <w:rFonts w:ascii="Times New Roman" w:hAnsi="Times New Roman"/>
          <w:sz w:val="26"/>
          <w:szCs w:val="26"/>
        </w:rPr>
      </w:pPr>
      <w:r w:rsidRPr="00A7425F">
        <w:rPr>
          <w:rFonts w:ascii="Times New Roman" w:hAnsi="Times New Roman"/>
          <w:sz w:val="26"/>
          <w:szCs w:val="26"/>
        </w:rPr>
        <w:t>Đăng ký với tài khoản là nhà cung cấp cố định</w:t>
      </w:r>
    </w:p>
    <w:p w14:paraId="774D8687" w14:textId="78C642B9" w:rsidR="00C20373" w:rsidRPr="00A7425F" w:rsidRDefault="00C20373" w:rsidP="00D162DF">
      <w:pPr>
        <w:pStyle w:val="ListParagraph"/>
        <w:numPr>
          <w:ilvl w:val="0"/>
          <w:numId w:val="26"/>
        </w:numPr>
        <w:spacing w:line="276" w:lineRule="auto"/>
        <w:rPr>
          <w:rFonts w:ascii="Times New Roman" w:hAnsi="Times New Roman"/>
          <w:sz w:val="26"/>
          <w:szCs w:val="26"/>
        </w:rPr>
      </w:pPr>
      <w:r w:rsidRPr="00A7425F">
        <w:rPr>
          <w:rFonts w:ascii="Times New Roman" w:hAnsi="Times New Roman"/>
          <w:sz w:val="26"/>
          <w:szCs w:val="26"/>
        </w:rPr>
        <w:t>Đăng ký với tài khoản là nhà cung cấp di động</w:t>
      </w:r>
    </w:p>
    <w:p w14:paraId="08580E1B" w14:textId="2487525C" w:rsidR="00370505" w:rsidRPr="00A7425F" w:rsidRDefault="00CA240C" w:rsidP="00B36C8E">
      <w:pPr>
        <w:pStyle w:val="Heading3"/>
      </w:pPr>
      <w:bookmarkStart w:id="335" w:name="_Toc262138462"/>
      <w:bookmarkStart w:id="336" w:name="_Toc388288957"/>
      <w:bookmarkStart w:id="337" w:name="_Toc262198054"/>
      <w:bookmarkStart w:id="338" w:name="_Toc263056561"/>
      <w:bookmarkStart w:id="339" w:name="_Toc293773527"/>
      <w:bookmarkStart w:id="340" w:name="_Toc293784714"/>
      <w:bookmarkStart w:id="341" w:name="_Toc293785741"/>
      <w:r w:rsidRPr="00A7425F">
        <w:lastRenderedPageBreak/>
        <w:t>2.</w:t>
      </w:r>
      <w:r w:rsidR="00C8749B" w:rsidRPr="00A7425F">
        <w:t>5</w:t>
      </w:r>
      <w:r w:rsidR="005335B0" w:rsidRPr="00A7425F">
        <w:t>.2</w:t>
      </w:r>
      <w:r w:rsidR="00370505" w:rsidRPr="00A7425F">
        <w:t xml:space="preserve">. Thiết kế giao diện </w:t>
      </w:r>
      <w:bookmarkEnd w:id="335"/>
      <w:bookmarkEnd w:id="336"/>
      <w:bookmarkEnd w:id="337"/>
      <w:bookmarkEnd w:id="338"/>
      <w:r w:rsidR="007A570C" w:rsidRPr="00A7425F">
        <w:t xml:space="preserve">cho nhà cung cấp sản </w:t>
      </w:r>
      <w:r w:rsidR="00235661" w:rsidRPr="00A7425F">
        <w:t>phẩm</w:t>
      </w:r>
      <w:bookmarkEnd w:id="339"/>
      <w:bookmarkEnd w:id="340"/>
      <w:bookmarkEnd w:id="341"/>
    </w:p>
    <w:p w14:paraId="3521E851" w14:textId="54E6EBBD" w:rsidR="00370505" w:rsidRPr="00A7425F" w:rsidRDefault="00196EBA" w:rsidP="007E73BE">
      <w:pPr>
        <w:spacing w:line="276" w:lineRule="auto"/>
        <w:jc w:val="center"/>
        <w:rPr>
          <w:szCs w:val="26"/>
        </w:rPr>
      </w:pPr>
      <w:r w:rsidRPr="00A7425F">
        <w:rPr>
          <w:noProof/>
          <w:szCs w:val="26"/>
        </w:rPr>
        <w:drawing>
          <wp:inline distT="0" distB="0" distL="0" distR="0" wp14:anchorId="1D4BA62F" wp14:editId="3652551C">
            <wp:extent cx="2170283" cy="3759900"/>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171114" cy="3761340"/>
                    </a:xfrm>
                    <a:prstGeom prst="rect">
                      <a:avLst/>
                    </a:prstGeom>
                    <a:noFill/>
                    <a:ln>
                      <a:noFill/>
                    </a:ln>
                  </pic:spPr>
                </pic:pic>
              </a:graphicData>
            </a:graphic>
          </wp:inline>
        </w:drawing>
      </w:r>
      <w:r w:rsidRPr="00A7425F">
        <w:rPr>
          <w:szCs w:val="26"/>
        </w:rPr>
        <w:t xml:space="preserve"> </w:t>
      </w:r>
      <w:r w:rsidR="004E51CE" w:rsidRPr="00A7425F">
        <w:rPr>
          <w:szCs w:val="26"/>
        </w:rPr>
        <w:t xml:space="preserve">       </w:t>
      </w:r>
      <w:r w:rsidRPr="00A7425F">
        <w:rPr>
          <w:szCs w:val="26"/>
        </w:rPr>
        <w:t xml:space="preserve">    </w:t>
      </w:r>
      <w:r w:rsidRPr="00A7425F">
        <w:rPr>
          <w:noProof/>
          <w:szCs w:val="26"/>
        </w:rPr>
        <w:drawing>
          <wp:inline distT="0" distB="0" distL="0" distR="0" wp14:anchorId="0F55EFD6" wp14:editId="5E605179">
            <wp:extent cx="2186305" cy="3786706"/>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186935" cy="3787797"/>
                    </a:xfrm>
                    <a:prstGeom prst="rect">
                      <a:avLst/>
                    </a:prstGeom>
                    <a:noFill/>
                    <a:ln>
                      <a:noFill/>
                    </a:ln>
                  </pic:spPr>
                </pic:pic>
              </a:graphicData>
            </a:graphic>
          </wp:inline>
        </w:drawing>
      </w:r>
    </w:p>
    <w:p w14:paraId="22210DE6" w14:textId="77777777" w:rsidR="007D18E4" w:rsidRDefault="007D18E4" w:rsidP="007E73BE">
      <w:pPr>
        <w:pStyle w:val="Caption"/>
        <w:spacing w:line="276" w:lineRule="auto"/>
        <w:rPr>
          <w:b/>
        </w:rPr>
      </w:pPr>
      <w:bookmarkStart w:id="342" w:name="_Toc389063337"/>
    </w:p>
    <w:p w14:paraId="70DA4257" w14:textId="33445EBA" w:rsidR="00370505" w:rsidRPr="007D18E4" w:rsidRDefault="00370505" w:rsidP="008A5B4C">
      <w:pPr>
        <w:pStyle w:val="StyleAnh"/>
      </w:pPr>
      <w:bookmarkStart w:id="343" w:name="_Toc293781282"/>
      <w:r w:rsidRPr="007D18E4">
        <w:t xml:space="preserve">Hình </w:t>
      </w:r>
      <w:r w:rsidR="000A7EBE" w:rsidRPr="007D18E4">
        <w:t>24</w:t>
      </w:r>
      <w:r w:rsidRPr="007D18E4">
        <w:t xml:space="preserve"> - Giao diện </w:t>
      </w:r>
      <w:bookmarkEnd w:id="342"/>
      <w:r w:rsidR="00235661" w:rsidRPr="007D18E4">
        <w:t>nhà cung cấp</w:t>
      </w:r>
      <w:bookmarkEnd w:id="343"/>
    </w:p>
    <w:p w14:paraId="002FF86C" w14:textId="77777777" w:rsidR="006346BF" w:rsidRPr="00A7425F" w:rsidRDefault="006346BF" w:rsidP="007E73BE">
      <w:pPr>
        <w:spacing w:line="276" w:lineRule="auto"/>
        <w:ind w:firstLine="720"/>
        <w:rPr>
          <w:szCs w:val="26"/>
        </w:rPr>
      </w:pPr>
      <w:r w:rsidRPr="00A7425F">
        <w:rPr>
          <w:szCs w:val="26"/>
        </w:rPr>
        <w:t>Mô tả:</w:t>
      </w:r>
    </w:p>
    <w:p w14:paraId="7F24F1E6" w14:textId="266EC723" w:rsidR="009C220F" w:rsidRPr="00A7425F" w:rsidRDefault="006346BF" w:rsidP="0035253B">
      <w:pPr>
        <w:spacing w:line="276" w:lineRule="auto"/>
        <w:ind w:firstLine="720"/>
        <w:rPr>
          <w:szCs w:val="26"/>
        </w:rPr>
      </w:pPr>
      <w:r w:rsidRPr="00A7425F">
        <w:rPr>
          <w:szCs w:val="26"/>
        </w:rPr>
        <w:t xml:space="preserve">Giao diện giúp </w:t>
      </w:r>
      <w:bookmarkStart w:id="344" w:name="_Toc262138463"/>
      <w:bookmarkStart w:id="345" w:name="_Toc388288958"/>
      <w:bookmarkStart w:id="346" w:name="_Toc262198055"/>
      <w:bookmarkStart w:id="347" w:name="_Toc263056562"/>
      <w:r w:rsidR="0053631F" w:rsidRPr="00A7425F">
        <w:rPr>
          <w:szCs w:val="26"/>
        </w:rPr>
        <w:t>cho nhà cung cấp</w:t>
      </w:r>
      <w:r w:rsidR="009C220F" w:rsidRPr="00A7425F">
        <w:rPr>
          <w:szCs w:val="26"/>
        </w:rPr>
        <w:t xml:space="preserve"> </w:t>
      </w:r>
      <w:r w:rsidR="0035253B" w:rsidRPr="00A7425F">
        <w:rPr>
          <w:szCs w:val="26"/>
        </w:rPr>
        <w:t>có thể lựa chọn :</w:t>
      </w:r>
    </w:p>
    <w:p w14:paraId="336D725E" w14:textId="5851734F" w:rsidR="0035253B" w:rsidRPr="00A7425F" w:rsidRDefault="0035253B" w:rsidP="00D162DF">
      <w:pPr>
        <w:pStyle w:val="ListParagraph"/>
        <w:numPr>
          <w:ilvl w:val="0"/>
          <w:numId w:val="27"/>
        </w:numPr>
        <w:spacing w:line="276" w:lineRule="auto"/>
        <w:rPr>
          <w:rFonts w:ascii="Times New Roman" w:hAnsi="Times New Roman"/>
          <w:sz w:val="26"/>
          <w:szCs w:val="26"/>
        </w:rPr>
      </w:pPr>
      <w:r w:rsidRPr="00A7425F">
        <w:rPr>
          <w:rFonts w:ascii="Times New Roman" w:hAnsi="Times New Roman"/>
          <w:sz w:val="26"/>
          <w:szCs w:val="26"/>
        </w:rPr>
        <w:t>Thông tin : Hiển thị các sản phẩm hiện đang được cung cấp</w:t>
      </w:r>
    </w:p>
    <w:p w14:paraId="47C17045" w14:textId="7B6BC3D8" w:rsidR="0035253B" w:rsidRPr="00A7425F" w:rsidRDefault="0035253B" w:rsidP="00D162DF">
      <w:pPr>
        <w:pStyle w:val="ListParagraph"/>
        <w:numPr>
          <w:ilvl w:val="0"/>
          <w:numId w:val="27"/>
        </w:numPr>
        <w:spacing w:line="276" w:lineRule="auto"/>
        <w:rPr>
          <w:rFonts w:ascii="Times New Roman" w:hAnsi="Times New Roman"/>
          <w:sz w:val="26"/>
          <w:szCs w:val="26"/>
        </w:rPr>
      </w:pPr>
      <w:r w:rsidRPr="00A7425F">
        <w:rPr>
          <w:rFonts w:ascii="Times New Roman" w:hAnsi="Times New Roman"/>
          <w:sz w:val="26"/>
          <w:szCs w:val="26"/>
        </w:rPr>
        <w:t>Thêm sản phẩm : Cho phép người dùng thêm những sản phẩm muốn cung cấp.</w:t>
      </w:r>
    </w:p>
    <w:p w14:paraId="04B00426" w14:textId="4642EE4A" w:rsidR="00370505" w:rsidRDefault="00CA240C" w:rsidP="00D55677">
      <w:pPr>
        <w:pStyle w:val="Heading3"/>
      </w:pPr>
      <w:bookmarkStart w:id="348" w:name="_Toc293785742"/>
      <w:r w:rsidRPr="00A7425F">
        <w:t>2.</w:t>
      </w:r>
      <w:r w:rsidR="00C8749B" w:rsidRPr="00A7425F">
        <w:t>5</w:t>
      </w:r>
      <w:r w:rsidR="005335B0" w:rsidRPr="00A7425F">
        <w:t>.3</w:t>
      </w:r>
      <w:r w:rsidR="00370505" w:rsidRPr="00A7425F">
        <w:t xml:space="preserve">. Thiết kế giao diện </w:t>
      </w:r>
      <w:bookmarkEnd w:id="344"/>
      <w:bookmarkEnd w:id="345"/>
      <w:bookmarkEnd w:id="346"/>
      <w:bookmarkEnd w:id="347"/>
      <w:r w:rsidR="0035253B" w:rsidRPr="00A7425F">
        <w:t>cho khách hàng</w:t>
      </w:r>
      <w:bookmarkEnd w:id="348"/>
    </w:p>
    <w:p w14:paraId="76717851" w14:textId="77777777" w:rsidR="00CC57FB" w:rsidRPr="00CC57FB" w:rsidRDefault="00CC57FB" w:rsidP="00CC57FB"/>
    <w:p w14:paraId="6F9BD3E3" w14:textId="3788F17C" w:rsidR="00370505" w:rsidRPr="00A7425F" w:rsidRDefault="00870A40" w:rsidP="007E73BE">
      <w:pPr>
        <w:spacing w:line="276" w:lineRule="auto"/>
        <w:jc w:val="center"/>
        <w:rPr>
          <w:szCs w:val="26"/>
        </w:rPr>
      </w:pPr>
      <w:r w:rsidRPr="00A7425F">
        <w:rPr>
          <w:noProof/>
          <w:szCs w:val="26"/>
        </w:rPr>
        <w:lastRenderedPageBreak/>
        <w:drawing>
          <wp:inline distT="0" distB="0" distL="0" distR="0" wp14:anchorId="5628BBE2" wp14:editId="3E2BF5FE">
            <wp:extent cx="1947545" cy="3979919"/>
            <wp:effectExtent l="0" t="0" r="8255" b="825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947836" cy="3980514"/>
                    </a:xfrm>
                    <a:prstGeom prst="rect">
                      <a:avLst/>
                    </a:prstGeom>
                    <a:noFill/>
                    <a:ln>
                      <a:noFill/>
                    </a:ln>
                  </pic:spPr>
                </pic:pic>
              </a:graphicData>
            </a:graphic>
          </wp:inline>
        </w:drawing>
      </w:r>
      <w:r w:rsidRPr="00A7425F">
        <w:rPr>
          <w:szCs w:val="26"/>
        </w:rPr>
        <w:t xml:space="preserve">                     </w:t>
      </w:r>
      <w:r w:rsidRPr="00A7425F">
        <w:rPr>
          <w:noProof/>
          <w:szCs w:val="26"/>
        </w:rPr>
        <w:drawing>
          <wp:inline distT="0" distB="0" distL="0" distR="0" wp14:anchorId="0F1901B1" wp14:editId="5C04E383">
            <wp:extent cx="1969770" cy="3985957"/>
            <wp:effectExtent l="0" t="0" r="11430" b="1905"/>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970085" cy="3986594"/>
                    </a:xfrm>
                    <a:prstGeom prst="rect">
                      <a:avLst/>
                    </a:prstGeom>
                    <a:noFill/>
                    <a:ln>
                      <a:noFill/>
                    </a:ln>
                  </pic:spPr>
                </pic:pic>
              </a:graphicData>
            </a:graphic>
          </wp:inline>
        </w:drawing>
      </w:r>
    </w:p>
    <w:p w14:paraId="7E91D95A" w14:textId="77777777" w:rsidR="00DB63D7" w:rsidRPr="00A7425F" w:rsidRDefault="00DB63D7" w:rsidP="007E73BE">
      <w:pPr>
        <w:pStyle w:val="Caption"/>
        <w:spacing w:line="276" w:lineRule="auto"/>
      </w:pPr>
      <w:bookmarkStart w:id="349" w:name="_Toc389063338"/>
    </w:p>
    <w:p w14:paraId="481C9122" w14:textId="5F1E6013" w:rsidR="00370505" w:rsidRPr="00B23342" w:rsidRDefault="00370505" w:rsidP="008A5B4C">
      <w:pPr>
        <w:pStyle w:val="StyleAnh"/>
      </w:pPr>
      <w:bookmarkStart w:id="350" w:name="_Toc293781283"/>
      <w:r w:rsidRPr="00B23342">
        <w:t xml:space="preserve">Hình </w:t>
      </w:r>
      <w:r w:rsidR="000A7EBE" w:rsidRPr="00B23342">
        <w:t>25</w:t>
      </w:r>
      <w:r w:rsidRPr="00B23342">
        <w:t xml:space="preserve"> - Giao diện </w:t>
      </w:r>
      <w:bookmarkEnd w:id="349"/>
      <w:r w:rsidR="00DB63D7" w:rsidRPr="00B23342">
        <w:t>khách hàng</w:t>
      </w:r>
      <w:bookmarkEnd w:id="350"/>
    </w:p>
    <w:p w14:paraId="0AF8A2A4" w14:textId="77777777" w:rsidR="00D914AD" w:rsidRPr="00A7425F" w:rsidRDefault="00D914AD" w:rsidP="007E73BE">
      <w:pPr>
        <w:spacing w:line="276" w:lineRule="auto"/>
        <w:ind w:firstLine="720"/>
        <w:rPr>
          <w:szCs w:val="26"/>
        </w:rPr>
      </w:pPr>
      <w:r w:rsidRPr="00A7425F">
        <w:rPr>
          <w:szCs w:val="26"/>
        </w:rPr>
        <w:t>Mô tả:</w:t>
      </w:r>
    </w:p>
    <w:p w14:paraId="7F842685" w14:textId="5A98D54A" w:rsidR="00546C61" w:rsidRPr="00A7425F" w:rsidRDefault="00D914AD" w:rsidP="00D162DF">
      <w:pPr>
        <w:pStyle w:val="ListParagraph"/>
        <w:numPr>
          <w:ilvl w:val="0"/>
          <w:numId w:val="11"/>
        </w:numPr>
        <w:spacing w:line="276" w:lineRule="auto"/>
        <w:jc w:val="both"/>
        <w:rPr>
          <w:rFonts w:ascii="Times New Roman" w:hAnsi="Times New Roman"/>
          <w:sz w:val="26"/>
          <w:szCs w:val="26"/>
        </w:rPr>
      </w:pPr>
      <w:r w:rsidRPr="00A7425F">
        <w:rPr>
          <w:rFonts w:ascii="Times New Roman" w:hAnsi="Times New Roman"/>
          <w:sz w:val="26"/>
          <w:szCs w:val="26"/>
        </w:rPr>
        <w:t>Giao diện giúp</w:t>
      </w:r>
      <w:r w:rsidR="00700A5F" w:rsidRPr="00A7425F">
        <w:rPr>
          <w:rFonts w:ascii="Times New Roman" w:hAnsi="Times New Roman"/>
          <w:sz w:val="26"/>
          <w:szCs w:val="26"/>
        </w:rPr>
        <w:t xml:space="preserve"> khách hàng có thể tìm kiếm được các sản phẩm</w:t>
      </w:r>
      <w:r w:rsidR="00546C61" w:rsidRPr="00A7425F">
        <w:rPr>
          <w:rFonts w:ascii="Times New Roman" w:hAnsi="Times New Roman"/>
          <w:sz w:val="26"/>
          <w:szCs w:val="26"/>
        </w:rPr>
        <w:t>.</w:t>
      </w:r>
    </w:p>
    <w:p w14:paraId="0BC6BE52" w14:textId="131FA26E" w:rsidR="00546C61" w:rsidRPr="00A7425F" w:rsidRDefault="00700A5F" w:rsidP="007E73BE">
      <w:pPr>
        <w:spacing w:line="276" w:lineRule="auto"/>
        <w:ind w:left="360" w:firstLine="720"/>
        <w:jc w:val="both"/>
        <w:rPr>
          <w:szCs w:val="26"/>
        </w:rPr>
      </w:pPr>
      <w:r w:rsidRPr="00A7425F">
        <w:rPr>
          <w:szCs w:val="26"/>
        </w:rPr>
        <w:t xml:space="preserve">Khách hàng </w:t>
      </w:r>
      <w:r w:rsidR="00546C61" w:rsidRPr="00A7425F">
        <w:rPr>
          <w:szCs w:val="26"/>
        </w:rPr>
        <w:t>có thể lựa ch</w:t>
      </w:r>
      <w:r w:rsidR="00B91F6C" w:rsidRPr="00A7425F">
        <w:rPr>
          <w:szCs w:val="26"/>
        </w:rPr>
        <w:t xml:space="preserve">ọn các tiêu chí : </w:t>
      </w:r>
    </w:p>
    <w:p w14:paraId="628008F5" w14:textId="3C7CDC54" w:rsidR="00546C61" w:rsidRPr="00A7425F" w:rsidRDefault="00B91F6C" w:rsidP="00D162DF">
      <w:pPr>
        <w:pStyle w:val="ListParagraph"/>
        <w:numPr>
          <w:ilvl w:val="0"/>
          <w:numId w:val="12"/>
        </w:numPr>
        <w:spacing w:line="276" w:lineRule="auto"/>
        <w:jc w:val="both"/>
        <w:rPr>
          <w:rFonts w:ascii="Times New Roman" w:hAnsi="Times New Roman"/>
          <w:sz w:val="26"/>
          <w:szCs w:val="26"/>
        </w:rPr>
      </w:pPr>
      <w:r w:rsidRPr="00A7425F">
        <w:rPr>
          <w:rFonts w:ascii="Times New Roman" w:hAnsi="Times New Roman"/>
          <w:sz w:val="26"/>
          <w:szCs w:val="26"/>
        </w:rPr>
        <w:t xml:space="preserve">Giá </w:t>
      </w:r>
      <w:r w:rsidR="00D914AD" w:rsidRPr="00A7425F">
        <w:rPr>
          <w:rFonts w:ascii="Times New Roman" w:hAnsi="Times New Roman"/>
          <w:sz w:val="26"/>
          <w:szCs w:val="26"/>
        </w:rPr>
        <w:t xml:space="preserve">: </w:t>
      </w:r>
      <w:r w:rsidRPr="00A7425F">
        <w:rPr>
          <w:rFonts w:ascii="Times New Roman" w:hAnsi="Times New Roman"/>
          <w:sz w:val="26"/>
          <w:szCs w:val="26"/>
        </w:rPr>
        <w:t>Chọn mức giá mong muốn</w:t>
      </w:r>
    </w:p>
    <w:p w14:paraId="64E48F8B" w14:textId="70FF159F" w:rsidR="00546C61" w:rsidRPr="00A7425F" w:rsidRDefault="00B91F6C" w:rsidP="00D162DF">
      <w:pPr>
        <w:pStyle w:val="ListParagraph"/>
        <w:numPr>
          <w:ilvl w:val="0"/>
          <w:numId w:val="12"/>
        </w:numPr>
        <w:spacing w:line="276" w:lineRule="auto"/>
        <w:jc w:val="both"/>
        <w:rPr>
          <w:rFonts w:ascii="Times New Roman" w:hAnsi="Times New Roman"/>
          <w:sz w:val="26"/>
          <w:szCs w:val="26"/>
        </w:rPr>
      </w:pPr>
      <w:r w:rsidRPr="00A7425F">
        <w:rPr>
          <w:rFonts w:ascii="Times New Roman" w:hAnsi="Times New Roman"/>
          <w:sz w:val="26"/>
          <w:szCs w:val="26"/>
        </w:rPr>
        <w:t>Điểm đánh giá</w:t>
      </w:r>
      <w:r w:rsidR="00D914AD" w:rsidRPr="00A7425F">
        <w:rPr>
          <w:rFonts w:ascii="Times New Roman" w:hAnsi="Times New Roman"/>
          <w:sz w:val="26"/>
          <w:szCs w:val="26"/>
        </w:rPr>
        <w:t xml:space="preserve">: </w:t>
      </w:r>
      <w:r w:rsidRPr="00A7425F">
        <w:rPr>
          <w:rFonts w:ascii="Times New Roman" w:hAnsi="Times New Roman"/>
          <w:sz w:val="26"/>
          <w:szCs w:val="26"/>
        </w:rPr>
        <w:t>Tìm những nhà cung cấp với điểm đánh giá mong muốn.</w:t>
      </w:r>
    </w:p>
    <w:p w14:paraId="4D2D5529" w14:textId="6D03E82E" w:rsidR="00B91F6C" w:rsidRPr="00A7425F" w:rsidRDefault="00B91F6C" w:rsidP="00D162DF">
      <w:pPr>
        <w:pStyle w:val="ListParagraph"/>
        <w:numPr>
          <w:ilvl w:val="0"/>
          <w:numId w:val="12"/>
        </w:numPr>
        <w:spacing w:line="276" w:lineRule="auto"/>
        <w:jc w:val="both"/>
        <w:rPr>
          <w:rFonts w:ascii="Times New Roman" w:hAnsi="Times New Roman"/>
          <w:sz w:val="26"/>
          <w:szCs w:val="26"/>
        </w:rPr>
      </w:pPr>
      <w:r w:rsidRPr="00A7425F">
        <w:rPr>
          <w:rFonts w:ascii="Times New Roman" w:hAnsi="Times New Roman"/>
          <w:sz w:val="26"/>
          <w:szCs w:val="26"/>
        </w:rPr>
        <w:t xml:space="preserve">Khoảng cách </w:t>
      </w:r>
      <w:r w:rsidR="00D914AD" w:rsidRPr="00A7425F">
        <w:rPr>
          <w:rFonts w:ascii="Times New Roman" w:hAnsi="Times New Roman"/>
          <w:sz w:val="26"/>
          <w:szCs w:val="26"/>
        </w:rPr>
        <w:t xml:space="preserve">: </w:t>
      </w:r>
      <w:bookmarkStart w:id="351" w:name="_Toc262138464"/>
      <w:bookmarkStart w:id="352" w:name="_Toc388288959"/>
      <w:bookmarkStart w:id="353" w:name="_Toc262198056"/>
      <w:bookmarkStart w:id="354" w:name="_Toc263056563"/>
      <w:r w:rsidRPr="00A7425F">
        <w:rPr>
          <w:rFonts w:ascii="Times New Roman" w:hAnsi="Times New Roman"/>
          <w:sz w:val="26"/>
          <w:szCs w:val="26"/>
        </w:rPr>
        <w:t>Chọn khoảng cách mong m</w:t>
      </w:r>
      <w:r w:rsidR="002C2B83" w:rsidRPr="00A7425F">
        <w:rPr>
          <w:rFonts w:ascii="Times New Roman" w:hAnsi="Times New Roman"/>
          <w:sz w:val="26"/>
          <w:szCs w:val="26"/>
        </w:rPr>
        <w:t>uốn.</w:t>
      </w:r>
    </w:p>
    <w:p w14:paraId="3D8C476F" w14:textId="77777777" w:rsidR="00B91F6C" w:rsidRPr="00A7425F" w:rsidRDefault="00B91F6C" w:rsidP="001F2F0F">
      <w:pPr>
        <w:spacing w:line="276" w:lineRule="auto"/>
        <w:ind w:left="1080"/>
        <w:jc w:val="both"/>
        <w:rPr>
          <w:szCs w:val="26"/>
        </w:rPr>
      </w:pPr>
    </w:p>
    <w:p w14:paraId="0AD8C7DA" w14:textId="0834F494" w:rsidR="00370505" w:rsidRPr="00A7425F" w:rsidRDefault="00C8749B" w:rsidP="00DD2495">
      <w:pPr>
        <w:pStyle w:val="Heading3"/>
      </w:pPr>
      <w:bookmarkStart w:id="355" w:name="_Toc293785743"/>
      <w:r w:rsidRPr="00A7425F">
        <w:lastRenderedPageBreak/>
        <w:t>2.5</w:t>
      </w:r>
      <w:r w:rsidR="005335B0" w:rsidRPr="00A7425F">
        <w:t>.4</w:t>
      </w:r>
      <w:r w:rsidR="00370505" w:rsidRPr="00A7425F">
        <w:t xml:space="preserve">. Thiết kế giao diện </w:t>
      </w:r>
      <w:bookmarkEnd w:id="351"/>
      <w:bookmarkEnd w:id="352"/>
      <w:bookmarkEnd w:id="353"/>
      <w:bookmarkEnd w:id="354"/>
      <w:r w:rsidR="00DB63D7" w:rsidRPr="00A7425F">
        <w:t xml:space="preserve">hiển thị </w:t>
      </w:r>
      <w:r w:rsidR="001F2F0F" w:rsidRPr="00A7425F">
        <w:t>chi tiết sản phẩm</w:t>
      </w:r>
      <w:bookmarkEnd w:id="355"/>
    </w:p>
    <w:p w14:paraId="3977A5C7" w14:textId="62987E40" w:rsidR="00370505" w:rsidRPr="00A7425F" w:rsidRDefault="0092602F" w:rsidP="007E73BE">
      <w:pPr>
        <w:spacing w:line="276" w:lineRule="auto"/>
        <w:rPr>
          <w:szCs w:val="26"/>
        </w:rPr>
      </w:pPr>
      <w:r w:rsidRPr="00A7425F">
        <w:rPr>
          <w:szCs w:val="26"/>
        </w:rPr>
        <w:tab/>
      </w:r>
      <w:r w:rsidR="001D4F0E" w:rsidRPr="00A7425F">
        <w:rPr>
          <w:szCs w:val="26"/>
        </w:rPr>
        <w:t xml:space="preserve">           </w:t>
      </w:r>
      <w:r w:rsidR="00D93B7B" w:rsidRPr="00A7425F">
        <w:rPr>
          <w:szCs w:val="26"/>
        </w:rPr>
        <w:t xml:space="preserve">      </w:t>
      </w:r>
      <w:r w:rsidR="001D4F0E" w:rsidRPr="00A7425F">
        <w:rPr>
          <w:szCs w:val="26"/>
        </w:rPr>
        <w:t xml:space="preserve">    </w:t>
      </w:r>
      <w:r w:rsidR="001D4F0E" w:rsidRPr="00A7425F">
        <w:rPr>
          <w:noProof/>
          <w:szCs w:val="26"/>
        </w:rPr>
        <w:drawing>
          <wp:inline distT="0" distB="0" distL="0" distR="0" wp14:anchorId="7D075A4A" wp14:editId="2C8D7BFE">
            <wp:extent cx="2889787" cy="4544609"/>
            <wp:effectExtent l="0" t="0" r="6350" b="254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894693" cy="4552324"/>
                    </a:xfrm>
                    <a:prstGeom prst="rect">
                      <a:avLst/>
                    </a:prstGeom>
                    <a:noFill/>
                    <a:ln>
                      <a:noFill/>
                    </a:ln>
                  </pic:spPr>
                </pic:pic>
              </a:graphicData>
            </a:graphic>
          </wp:inline>
        </w:drawing>
      </w:r>
    </w:p>
    <w:p w14:paraId="4A61710E" w14:textId="77777777" w:rsidR="001D4F0E" w:rsidRPr="00A7425F" w:rsidRDefault="001D4F0E" w:rsidP="007E73BE">
      <w:pPr>
        <w:spacing w:line="276" w:lineRule="auto"/>
        <w:rPr>
          <w:szCs w:val="26"/>
        </w:rPr>
      </w:pPr>
    </w:p>
    <w:p w14:paraId="173B0386" w14:textId="77777777" w:rsidR="001D4F0E" w:rsidRPr="00A7425F" w:rsidRDefault="001D4F0E" w:rsidP="007E73BE">
      <w:pPr>
        <w:spacing w:line="276" w:lineRule="auto"/>
        <w:rPr>
          <w:szCs w:val="26"/>
        </w:rPr>
      </w:pPr>
    </w:p>
    <w:p w14:paraId="3E1F83E2" w14:textId="03D3A8BA" w:rsidR="00370505" w:rsidRPr="00047D23" w:rsidRDefault="00370505" w:rsidP="008A5B4C">
      <w:pPr>
        <w:pStyle w:val="StyleAnh"/>
      </w:pPr>
      <w:bookmarkStart w:id="356" w:name="_Toc389063339"/>
      <w:bookmarkStart w:id="357" w:name="_Toc293781284"/>
      <w:r w:rsidRPr="00047D23">
        <w:t xml:space="preserve">Hình </w:t>
      </w:r>
      <w:r w:rsidR="000A7EBE" w:rsidRPr="00047D23">
        <w:t>26</w:t>
      </w:r>
      <w:r w:rsidRPr="00047D23">
        <w:t xml:space="preserve"> - Giao diện </w:t>
      </w:r>
      <w:bookmarkEnd w:id="356"/>
      <w:r w:rsidR="0092602F" w:rsidRPr="00047D23">
        <w:t>xem chi tiết sản phẩm</w:t>
      </w:r>
      <w:bookmarkEnd w:id="357"/>
    </w:p>
    <w:p w14:paraId="5A133E9B" w14:textId="77777777" w:rsidR="00461A4C" w:rsidRPr="00A7425F" w:rsidRDefault="00461A4C" w:rsidP="007E73BE">
      <w:pPr>
        <w:spacing w:line="276" w:lineRule="auto"/>
        <w:ind w:firstLine="720"/>
        <w:rPr>
          <w:szCs w:val="26"/>
        </w:rPr>
      </w:pPr>
    </w:p>
    <w:p w14:paraId="2F55A16B" w14:textId="77777777" w:rsidR="00174BEC" w:rsidRPr="00A7425F" w:rsidRDefault="00174BEC" w:rsidP="007E73BE">
      <w:pPr>
        <w:spacing w:line="276" w:lineRule="auto"/>
        <w:ind w:firstLine="720"/>
        <w:rPr>
          <w:szCs w:val="26"/>
        </w:rPr>
      </w:pPr>
      <w:r w:rsidRPr="00A7425F">
        <w:rPr>
          <w:szCs w:val="26"/>
        </w:rPr>
        <w:t>Mô tả:</w:t>
      </w:r>
    </w:p>
    <w:p w14:paraId="4C3EFEDD" w14:textId="6937253D" w:rsidR="00174BEC" w:rsidRPr="00A7425F" w:rsidRDefault="000B7D08" w:rsidP="007E73BE">
      <w:pPr>
        <w:spacing w:line="276" w:lineRule="auto"/>
        <w:rPr>
          <w:szCs w:val="26"/>
        </w:rPr>
      </w:pPr>
      <w:r w:rsidRPr="00A7425F">
        <w:rPr>
          <w:szCs w:val="26"/>
        </w:rPr>
        <w:tab/>
        <w:t>Hiển thị toàn bộ thông tin của sản phẩm vừa tìm kiếm được.</w:t>
      </w:r>
    </w:p>
    <w:p w14:paraId="039C8050" w14:textId="7C244C66" w:rsidR="000B7D08" w:rsidRPr="00A7425F" w:rsidRDefault="000B7D08" w:rsidP="007E73BE">
      <w:pPr>
        <w:spacing w:line="276" w:lineRule="auto"/>
        <w:rPr>
          <w:szCs w:val="26"/>
        </w:rPr>
      </w:pPr>
      <w:r w:rsidRPr="00A7425F">
        <w:rPr>
          <w:szCs w:val="26"/>
        </w:rPr>
        <w:tab/>
        <w:t>Người dùng có thể lựa chọn :</w:t>
      </w:r>
    </w:p>
    <w:p w14:paraId="4A88C617" w14:textId="7BF4B367" w:rsidR="000B7D08" w:rsidRPr="00A7425F" w:rsidRDefault="000B7D08" w:rsidP="00D162DF">
      <w:pPr>
        <w:pStyle w:val="ListParagraph"/>
        <w:numPr>
          <w:ilvl w:val="0"/>
          <w:numId w:val="28"/>
        </w:numPr>
        <w:spacing w:line="276" w:lineRule="auto"/>
        <w:rPr>
          <w:rFonts w:ascii="Times New Roman" w:hAnsi="Times New Roman"/>
          <w:sz w:val="26"/>
          <w:szCs w:val="26"/>
        </w:rPr>
      </w:pPr>
      <w:r w:rsidRPr="00A7425F">
        <w:rPr>
          <w:rFonts w:ascii="Times New Roman" w:hAnsi="Times New Roman"/>
          <w:sz w:val="26"/>
          <w:szCs w:val="26"/>
        </w:rPr>
        <w:t>Xem vị trí và chỉ dường đến nhà cung cấp</w:t>
      </w:r>
    </w:p>
    <w:p w14:paraId="75937FE9" w14:textId="5D49426D" w:rsidR="000B7D08" w:rsidRPr="00A7425F" w:rsidRDefault="000B7D08" w:rsidP="00D162DF">
      <w:pPr>
        <w:pStyle w:val="ListParagraph"/>
        <w:numPr>
          <w:ilvl w:val="0"/>
          <w:numId w:val="28"/>
        </w:numPr>
        <w:spacing w:line="276" w:lineRule="auto"/>
        <w:rPr>
          <w:rFonts w:ascii="Times New Roman" w:hAnsi="Times New Roman"/>
          <w:sz w:val="26"/>
          <w:szCs w:val="26"/>
        </w:rPr>
      </w:pPr>
      <w:r w:rsidRPr="00A7425F">
        <w:rPr>
          <w:rFonts w:ascii="Times New Roman" w:hAnsi="Times New Roman"/>
          <w:sz w:val="26"/>
          <w:szCs w:val="26"/>
        </w:rPr>
        <w:t>Đánh giá sản phẩm và nhà cung cấp</w:t>
      </w:r>
    </w:p>
    <w:p w14:paraId="27C44984" w14:textId="4B464D93" w:rsidR="00370505" w:rsidRPr="00A7425F" w:rsidRDefault="00CA240C" w:rsidP="00126236">
      <w:pPr>
        <w:pStyle w:val="Heading3"/>
      </w:pPr>
      <w:bookmarkStart w:id="358" w:name="_Toc262138465"/>
      <w:bookmarkStart w:id="359" w:name="_Toc388288960"/>
      <w:bookmarkStart w:id="360" w:name="_Toc262198057"/>
      <w:bookmarkStart w:id="361" w:name="_Toc263056564"/>
      <w:bookmarkStart w:id="362" w:name="_Toc293773528"/>
      <w:bookmarkStart w:id="363" w:name="_Toc293784715"/>
      <w:bookmarkStart w:id="364" w:name="_Toc293785744"/>
      <w:r w:rsidRPr="00A7425F">
        <w:t>2.</w:t>
      </w:r>
      <w:r w:rsidR="00C8749B" w:rsidRPr="00A7425F">
        <w:t>5</w:t>
      </w:r>
      <w:r w:rsidR="005335B0" w:rsidRPr="00A7425F">
        <w:t>.5</w:t>
      </w:r>
      <w:r w:rsidR="00370505" w:rsidRPr="00A7425F">
        <w:t xml:space="preserve">. Thiết kế giao diện </w:t>
      </w:r>
      <w:bookmarkEnd w:id="358"/>
      <w:bookmarkEnd w:id="359"/>
      <w:bookmarkEnd w:id="360"/>
      <w:bookmarkEnd w:id="361"/>
      <w:r w:rsidR="001B4192" w:rsidRPr="00A7425F">
        <w:t>hiển thị map</w:t>
      </w:r>
      <w:bookmarkEnd w:id="362"/>
      <w:bookmarkEnd w:id="363"/>
      <w:bookmarkEnd w:id="364"/>
      <w:r w:rsidR="001B4192" w:rsidRPr="00A7425F">
        <w:t xml:space="preserve"> </w:t>
      </w:r>
    </w:p>
    <w:p w14:paraId="4EE1A53A" w14:textId="11ECC91C" w:rsidR="001B4192" w:rsidRPr="00A7425F" w:rsidRDefault="001B4192" w:rsidP="001B4192">
      <w:pPr>
        <w:rPr>
          <w:szCs w:val="26"/>
        </w:rPr>
      </w:pPr>
    </w:p>
    <w:p w14:paraId="30450FA4" w14:textId="0D97E578" w:rsidR="00370505" w:rsidRPr="00A7425F" w:rsidRDefault="001B4192" w:rsidP="007E73BE">
      <w:pPr>
        <w:spacing w:line="276" w:lineRule="auto"/>
        <w:jc w:val="center"/>
        <w:rPr>
          <w:szCs w:val="26"/>
        </w:rPr>
      </w:pPr>
      <w:r w:rsidRPr="00A7425F">
        <w:rPr>
          <w:noProof/>
          <w:szCs w:val="26"/>
        </w:rPr>
        <w:lastRenderedPageBreak/>
        <w:drawing>
          <wp:inline distT="0" distB="0" distL="0" distR="0" wp14:anchorId="2B558AF4" wp14:editId="6C5AD91D">
            <wp:extent cx="2314839" cy="3767455"/>
            <wp:effectExtent l="0" t="0" r="0" b="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317345" cy="3771533"/>
                    </a:xfrm>
                    <a:prstGeom prst="rect">
                      <a:avLst/>
                    </a:prstGeom>
                    <a:noFill/>
                    <a:ln>
                      <a:noFill/>
                    </a:ln>
                  </pic:spPr>
                </pic:pic>
              </a:graphicData>
            </a:graphic>
          </wp:inline>
        </w:drawing>
      </w:r>
    </w:p>
    <w:p w14:paraId="7448202C" w14:textId="77777777" w:rsidR="001B4192" w:rsidRPr="00A7425F" w:rsidRDefault="001B4192" w:rsidP="007E73BE">
      <w:pPr>
        <w:pStyle w:val="Caption"/>
        <w:spacing w:line="276" w:lineRule="auto"/>
      </w:pPr>
      <w:bookmarkStart w:id="365" w:name="_Toc389063340"/>
    </w:p>
    <w:p w14:paraId="6475D361" w14:textId="1D810E41" w:rsidR="001A69D1" w:rsidRPr="00371273" w:rsidRDefault="00370505" w:rsidP="00DA472F">
      <w:pPr>
        <w:pStyle w:val="StyleAnh"/>
      </w:pPr>
      <w:bookmarkStart w:id="366" w:name="_Toc293781285"/>
      <w:r w:rsidRPr="00371273">
        <w:t xml:space="preserve">Hình </w:t>
      </w:r>
      <w:r w:rsidR="000A7EBE" w:rsidRPr="00371273">
        <w:t>27</w:t>
      </w:r>
      <w:r w:rsidRPr="00371273">
        <w:t xml:space="preserve"> - Giao diện </w:t>
      </w:r>
      <w:bookmarkEnd w:id="365"/>
      <w:r w:rsidR="001B4192" w:rsidRPr="00371273">
        <w:t>hiển thị map</w:t>
      </w:r>
      <w:bookmarkEnd w:id="366"/>
    </w:p>
    <w:p w14:paraId="173B110C" w14:textId="77777777" w:rsidR="00213541" w:rsidRPr="00A7425F" w:rsidRDefault="00213541" w:rsidP="007E73BE">
      <w:pPr>
        <w:spacing w:line="276" w:lineRule="auto"/>
        <w:rPr>
          <w:szCs w:val="26"/>
        </w:rPr>
      </w:pPr>
    </w:p>
    <w:p w14:paraId="5009C6E9" w14:textId="77777777" w:rsidR="00D914AD" w:rsidRPr="00A7425F" w:rsidRDefault="00D914AD" w:rsidP="007E73BE">
      <w:pPr>
        <w:spacing w:line="276" w:lineRule="auto"/>
        <w:rPr>
          <w:szCs w:val="26"/>
        </w:rPr>
      </w:pPr>
      <w:r w:rsidRPr="00A7425F">
        <w:rPr>
          <w:szCs w:val="26"/>
        </w:rPr>
        <w:t>Mô tả:</w:t>
      </w:r>
    </w:p>
    <w:p w14:paraId="0FA9BFF7" w14:textId="3F095F60" w:rsidR="00370505" w:rsidRPr="00A7425F" w:rsidRDefault="00043E6F" w:rsidP="00043E6F">
      <w:pPr>
        <w:spacing w:line="276" w:lineRule="auto"/>
        <w:rPr>
          <w:szCs w:val="26"/>
        </w:rPr>
      </w:pPr>
      <w:r w:rsidRPr="00A7425F">
        <w:rPr>
          <w:szCs w:val="26"/>
        </w:rPr>
        <w:tab/>
        <w:t>Hiển thị trên bản đồ đường đi từ khách hàng đến nhà cung cấp sản phẩm</w:t>
      </w:r>
      <w:r w:rsidR="00D914AD" w:rsidRPr="00A7425F">
        <w:rPr>
          <w:szCs w:val="26"/>
        </w:rPr>
        <w:br/>
      </w:r>
    </w:p>
    <w:p w14:paraId="659CC675" w14:textId="5173CF9B" w:rsidR="00E86ACB" w:rsidRPr="00A7425F" w:rsidRDefault="00E86ACB" w:rsidP="00043E6F">
      <w:pPr>
        <w:spacing w:line="276" w:lineRule="auto"/>
        <w:rPr>
          <w:szCs w:val="26"/>
        </w:rPr>
      </w:pPr>
      <w:r w:rsidRPr="00A7425F">
        <w:rPr>
          <w:szCs w:val="26"/>
        </w:rPr>
        <w:tab/>
        <w:t>Trên đây là một số giao diện tổng quát của ứng dụng, ngoài ra còn một số giao diện nhỏ nhưng em không đề cập ở đây.</w:t>
      </w:r>
    </w:p>
    <w:p w14:paraId="62F04E6A" w14:textId="77777777" w:rsidR="00E86ACB" w:rsidRPr="00A7425F" w:rsidRDefault="00E86ACB" w:rsidP="00043E6F">
      <w:pPr>
        <w:spacing w:line="276" w:lineRule="auto"/>
        <w:rPr>
          <w:szCs w:val="26"/>
        </w:rPr>
      </w:pPr>
    </w:p>
    <w:p w14:paraId="7498A5C9" w14:textId="77777777" w:rsidR="00B2378A" w:rsidRPr="00A7425F" w:rsidRDefault="00B2378A" w:rsidP="00043E6F">
      <w:pPr>
        <w:spacing w:line="276" w:lineRule="auto"/>
        <w:rPr>
          <w:szCs w:val="26"/>
        </w:rPr>
      </w:pPr>
    </w:p>
    <w:p w14:paraId="6CB6EDD1" w14:textId="77777777" w:rsidR="00B2378A" w:rsidRPr="00A7425F" w:rsidRDefault="00B2378A" w:rsidP="00043E6F">
      <w:pPr>
        <w:spacing w:line="276" w:lineRule="auto"/>
        <w:rPr>
          <w:szCs w:val="26"/>
        </w:rPr>
      </w:pPr>
    </w:p>
    <w:p w14:paraId="40CE6E93" w14:textId="77777777" w:rsidR="00B2378A" w:rsidRPr="00A7425F" w:rsidRDefault="00B2378A" w:rsidP="00043E6F">
      <w:pPr>
        <w:spacing w:line="276" w:lineRule="auto"/>
        <w:rPr>
          <w:szCs w:val="26"/>
        </w:rPr>
      </w:pPr>
    </w:p>
    <w:p w14:paraId="4A74DCC9" w14:textId="77777777" w:rsidR="00B2378A" w:rsidRPr="00A7425F" w:rsidRDefault="00B2378A" w:rsidP="00043E6F">
      <w:pPr>
        <w:spacing w:line="276" w:lineRule="auto"/>
        <w:rPr>
          <w:szCs w:val="26"/>
        </w:rPr>
      </w:pPr>
    </w:p>
    <w:p w14:paraId="0046EDA1" w14:textId="77777777" w:rsidR="00B2378A" w:rsidRPr="00A7425F" w:rsidRDefault="00B2378A" w:rsidP="00043E6F">
      <w:pPr>
        <w:spacing w:line="276" w:lineRule="auto"/>
        <w:rPr>
          <w:szCs w:val="26"/>
        </w:rPr>
      </w:pPr>
    </w:p>
    <w:p w14:paraId="3C16EE77" w14:textId="77777777" w:rsidR="00B2378A" w:rsidRPr="00A7425F" w:rsidRDefault="00B2378A" w:rsidP="00043E6F">
      <w:pPr>
        <w:spacing w:line="276" w:lineRule="auto"/>
        <w:rPr>
          <w:szCs w:val="26"/>
        </w:rPr>
      </w:pPr>
    </w:p>
    <w:p w14:paraId="56C70ED1" w14:textId="77777777" w:rsidR="00B2378A" w:rsidRPr="00A7425F" w:rsidRDefault="00B2378A" w:rsidP="00043E6F">
      <w:pPr>
        <w:spacing w:line="276" w:lineRule="auto"/>
        <w:rPr>
          <w:szCs w:val="26"/>
        </w:rPr>
      </w:pPr>
    </w:p>
    <w:p w14:paraId="2D904A02" w14:textId="77777777" w:rsidR="00B2378A" w:rsidRPr="00A7425F" w:rsidRDefault="00B2378A" w:rsidP="00043E6F">
      <w:pPr>
        <w:spacing w:line="276" w:lineRule="auto"/>
        <w:rPr>
          <w:szCs w:val="26"/>
        </w:rPr>
      </w:pPr>
    </w:p>
    <w:p w14:paraId="1373FFA7" w14:textId="77777777" w:rsidR="00B2378A" w:rsidRPr="00A7425F" w:rsidRDefault="00B2378A" w:rsidP="00043E6F">
      <w:pPr>
        <w:spacing w:line="276" w:lineRule="auto"/>
        <w:rPr>
          <w:szCs w:val="26"/>
        </w:rPr>
      </w:pPr>
    </w:p>
    <w:p w14:paraId="642363BC" w14:textId="77777777" w:rsidR="00B2378A" w:rsidRPr="00A7425F" w:rsidRDefault="00B2378A" w:rsidP="00043E6F">
      <w:pPr>
        <w:spacing w:line="276" w:lineRule="auto"/>
        <w:rPr>
          <w:szCs w:val="26"/>
        </w:rPr>
      </w:pPr>
    </w:p>
    <w:p w14:paraId="3CB61ABC" w14:textId="77777777" w:rsidR="00B2378A" w:rsidRPr="00A7425F" w:rsidRDefault="00B2378A" w:rsidP="00043E6F">
      <w:pPr>
        <w:spacing w:line="276" w:lineRule="auto"/>
        <w:rPr>
          <w:szCs w:val="26"/>
        </w:rPr>
      </w:pPr>
    </w:p>
    <w:p w14:paraId="312C664E" w14:textId="77777777" w:rsidR="00B2378A" w:rsidRPr="00A7425F" w:rsidRDefault="00B2378A" w:rsidP="00043E6F">
      <w:pPr>
        <w:spacing w:line="276" w:lineRule="auto"/>
        <w:rPr>
          <w:szCs w:val="26"/>
        </w:rPr>
      </w:pPr>
    </w:p>
    <w:p w14:paraId="0F5D872B" w14:textId="77777777" w:rsidR="00B2378A" w:rsidRPr="00A7425F" w:rsidRDefault="00B2378A" w:rsidP="00043E6F">
      <w:pPr>
        <w:spacing w:line="276" w:lineRule="auto"/>
        <w:rPr>
          <w:szCs w:val="26"/>
        </w:rPr>
      </w:pPr>
    </w:p>
    <w:p w14:paraId="4AF0C87F" w14:textId="77777777" w:rsidR="008D4042" w:rsidRDefault="008D4042" w:rsidP="007E73BE">
      <w:pPr>
        <w:pStyle w:val="Heading1"/>
        <w:rPr>
          <w:sz w:val="26"/>
          <w:szCs w:val="26"/>
        </w:rPr>
      </w:pPr>
      <w:bookmarkStart w:id="367" w:name="_Toc263056565"/>
      <w:bookmarkStart w:id="368" w:name="_Toc262138472"/>
      <w:bookmarkStart w:id="369" w:name="_Toc388288967"/>
      <w:bookmarkStart w:id="370" w:name="_Toc262198064"/>
      <w:bookmarkEnd w:id="276"/>
      <w:bookmarkEnd w:id="277"/>
      <w:bookmarkEnd w:id="278"/>
      <w:r>
        <w:rPr>
          <w:sz w:val="26"/>
          <w:szCs w:val="26"/>
        </w:rPr>
        <w:br w:type="page"/>
      </w:r>
    </w:p>
    <w:p w14:paraId="7E3622E5" w14:textId="29B2C9B4" w:rsidR="00FE5DF7" w:rsidRPr="00856EEC" w:rsidRDefault="00432065" w:rsidP="00B64E0A">
      <w:pPr>
        <w:pStyle w:val="Heading1"/>
      </w:pPr>
      <w:bookmarkStart w:id="371" w:name="_Toc293773529"/>
      <w:bookmarkStart w:id="372" w:name="_Toc293784716"/>
      <w:bookmarkStart w:id="373" w:name="_Toc293785745"/>
      <w:r w:rsidRPr="00856EEC">
        <w:lastRenderedPageBreak/>
        <w:t>CHƯƠNG 3</w:t>
      </w:r>
      <w:r w:rsidR="006C1883" w:rsidRPr="00856EEC">
        <w:t xml:space="preserve"> </w:t>
      </w:r>
      <w:r w:rsidR="00464BC8" w:rsidRPr="00856EEC">
        <w:t>–</w:t>
      </w:r>
      <w:r w:rsidR="00FE5DF7" w:rsidRPr="00856EEC">
        <w:t xml:space="preserve"> </w:t>
      </w:r>
      <w:bookmarkEnd w:id="367"/>
      <w:r w:rsidR="00464BC8" w:rsidRPr="00856EEC">
        <w:t>TRIỂN KHAI THỬ NGHIỆM HỆ THỐNG VÀ ĐÁNH GIÁ KẾT QUẢ</w:t>
      </w:r>
      <w:bookmarkEnd w:id="371"/>
      <w:bookmarkEnd w:id="372"/>
      <w:bookmarkEnd w:id="373"/>
    </w:p>
    <w:p w14:paraId="7DE5A5EC" w14:textId="77777777" w:rsidR="00541CBD" w:rsidRPr="00A7425F" w:rsidRDefault="00541CBD" w:rsidP="007E73BE">
      <w:pPr>
        <w:spacing w:line="276" w:lineRule="auto"/>
        <w:rPr>
          <w:szCs w:val="26"/>
        </w:rPr>
      </w:pPr>
    </w:p>
    <w:p w14:paraId="6E1B3CF4" w14:textId="77777777" w:rsidR="00541CBD" w:rsidRPr="00A7425F" w:rsidRDefault="00541CBD" w:rsidP="007E73BE">
      <w:pPr>
        <w:spacing w:line="276" w:lineRule="auto"/>
        <w:rPr>
          <w:szCs w:val="26"/>
        </w:rPr>
      </w:pPr>
    </w:p>
    <w:p w14:paraId="25FE3DF9" w14:textId="454886C7" w:rsidR="00FE5DF7" w:rsidRPr="00A7425F" w:rsidRDefault="00432065" w:rsidP="007E73BE">
      <w:pPr>
        <w:spacing w:line="276" w:lineRule="auto"/>
        <w:ind w:firstLine="720"/>
        <w:jc w:val="both"/>
        <w:rPr>
          <w:szCs w:val="26"/>
        </w:rPr>
      </w:pPr>
      <w:r w:rsidRPr="00A7425F">
        <w:rPr>
          <w:szCs w:val="26"/>
        </w:rPr>
        <w:t>Nội dung phần này</w:t>
      </w:r>
      <w:r w:rsidR="00541CBD" w:rsidRPr="00A7425F">
        <w:rPr>
          <w:szCs w:val="26"/>
        </w:rPr>
        <w:t xml:space="preserve"> trình bày kết quả </w:t>
      </w:r>
      <w:r w:rsidRPr="00A7425F">
        <w:rPr>
          <w:szCs w:val="26"/>
        </w:rPr>
        <w:t xml:space="preserve">cài đặt và thử nghiệm của </w:t>
      </w:r>
      <w:r w:rsidR="0008550A" w:rsidRPr="00A7425F">
        <w:rPr>
          <w:szCs w:val="26"/>
        </w:rPr>
        <w:t xml:space="preserve">ứng dụng </w:t>
      </w:r>
      <w:r w:rsidR="00541CBD" w:rsidRPr="00A7425F">
        <w:rPr>
          <w:szCs w:val="26"/>
        </w:rPr>
        <w:t>trong thực</w:t>
      </w:r>
      <w:r w:rsidRPr="00A7425F">
        <w:rPr>
          <w:szCs w:val="26"/>
        </w:rPr>
        <w:t xml:space="preserve"> tế</w:t>
      </w:r>
      <w:r w:rsidR="00541CBD" w:rsidRPr="00A7425F">
        <w:rPr>
          <w:szCs w:val="26"/>
        </w:rPr>
        <w:t xml:space="preserve">, đánh giá các ưu nhược điểm của </w:t>
      </w:r>
      <w:r w:rsidR="0008550A" w:rsidRPr="00A7425F">
        <w:rPr>
          <w:szCs w:val="26"/>
        </w:rPr>
        <w:t>ứng dụng và kiểm thử các tính năng của ứng dụng</w:t>
      </w:r>
    </w:p>
    <w:p w14:paraId="259C5180" w14:textId="77777777" w:rsidR="00541CBD" w:rsidRPr="00A7425F" w:rsidRDefault="00541CBD" w:rsidP="007E73BE">
      <w:pPr>
        <w:spacing w:line="276" w:lineRule="auto"/>
        <w:rPr>
          <w:szCs w:val="26"/>
        </w:rPr>
      </w:pPr>
    </w:p>
    <w:p w14:paraId="78EF5F62" w14:textId="17BB6617" w:rsidR="001F2920" w:rsidRPr="00B64E0A" w:rsidRDefault="00512E54" w:rsidP="00B64E0A">
      <w:pPr>
        <w:pStyle w:val="Heading2"/>
      </w:pPr>
      <w:bookmarkStart w:id="374" w:name="_Toc263056566"/>
      <w:bookmarkStart w:id="375" w:name="_Toc293773530"/>
      <w:bookmarkStart w:id="376" w:name="_Toc293784717"/>
      <w:bookmarkStart w:id="377" w:name="_Toc293785746"/>
      <w:r w:rsidRPr="00B64E0A">
        <w:t>3.1</w:t>
      </w:r>
      <w:bookmarkEnd w:id="368"/>
      <w:bookmarkEnd w:id="369"/>
      <w:bookmarkEnd w:id="370"/>
      <w:bookmarkEnd w:id="374"/>
      <w:r w:rsidR="00B64E0A" w:rsidRPr="00B64E0A">
        <w:t xml:space="preserve"> </w:t>
      </w:r>
      <w:r w:rsidR="00780387" w:rsidRPr="00B64E0A">
        <w:t>Cài đặt</w:t>
      </w:r>
      <w:bookmarkEnd w:id="375"/>
      <w:bookmarkEnd w:id="376"/>
      <w:bookmarkEnd w:id="377"/>
    </w:p>
    <w:p w14:paraId="5F669629" w14:textId="4E80C7BD" w:rsidR="00780387" w:rsidRPr="00A7425F" w:rsidRDefault="00780387" w:rsidP="00B64E0A">
      <w:pPr>
        <w:pStyle w:val="Heading3"/>
      </w:pPr>
      <w:bookmarkStart w:id="378" w:name="_Toc293785747"/>
      <w:r w:rsidRPr="00A7425F">
        <w:t xml:space="preserve">3.1.1 </w:t>
      </w:r>
      <w:r w:rsidR="00A74DDA" w:rsidRPr="00A7425F">
        <w:t>Môi trường cài đặt</w:t>
      </w:r>
      <w:bookmarkEnd w:id="378"/>
    </w:p>
    <w:p w14:paraId="615A5D79" w14:textId="2CC754C4" w:rsidR="00A74DDA" w:rsidRPr="00A7425F" w:rsidRDefault="00A74DDA" w:rsidP="00D162DF">
      <w:pPr>
        <w:pStyle w:val="Default"/>
        <w:numPr>
          <w:ilvl w:val="0"/>
          <w:numId w:val="30"/>
        </w:numPr>
        <w:spacing w:after="91" w:line="288" w:lineRule="auto"/>
        <w:rPr>
          <w:rFonts w:ascii="Times New Roman" w:hAnsi="Times New Roman" w:cs="Times New Roman"/>
          <w:sz w:val="26"/>
          <w:szCs w:val="26"/>
        </w:rPr>
      </w:pPr>
      <w:r w:rsidRPr="00A7425F">
        <w:rPr>
          <w:rFonts w:ascii="Times New Roman" w:hAnsi="Times New Roman" w:cs="Times New Roman"/>
          <w:sz w:val="26"/>
          <w:szCs w:val="26"/>
        </w:rPr>
        <w:t>Java SE Development Kit 7 update 25</w:t>
      </w:r>
    </w:p>
    <w:p w14:paraId="62C0D5A7" w14:textId="4D32B805" w:rsidR="00A74DDA" w:rsidRPr="00A7425F" w:rsidRDefault="00A74DDA" w:rsidP="00D162DF">
      <w:pPr>
        <w:pStyle w:val="Default"/>
        <w:numPr>
          <w:ilvl w:val="0"/>
          <w:numId w:val="30"/>
        </w:numPr>
        <w:spacing w:after="91" w:line="288" w:lineRule="auto"/>
        <w:rPr>
          <w:rFonts w:ascii="Times New Roman" w:hAnsi="Times New Roman" w:cs="Times New Roman"/>
          <w:sz w:val="26"/>
          <w:szCs w:val="26"/>
        </w:rPr>
      </w:pPr>
      <w:r w:rsidRPr="00A7425F">
        <w:rPr>
          <w:rFonts w:ascii="Times New Roman" w:hAnsi="Times New Roman" w:cs="Times New Roman"/>
          <w:sz w:val="26"/>
          <w:szCs w:val="26"/>
        </w:rPr>
        <w:t>Công cụ lập trình: Eclipse Luna</w:t>
      </w:r>
    </w:p>
    <w:p w14:paraId="1AD15AAF" w14:textId="6A2BDB91" w:rsidR="00A74DDA" w:rsidRPr="00A7425F" w:rsidRDefault="00A74DDA" w:rsidP="00D162DF">
      <w:pPr>
        <w:pStyle w:val="Default"/>
        <w:numPr>
          <w:ilvl w:val="0"/>
          <w:numId w:val="30"/>
        </w:numPr>
        <w:spacing w:after="91" w:line="288" w:lineRule="auto"/>
        <w:rPr>
          <w:rFonts w:ascii="Times New Roman" w:hAnsi="Times New Roman" w:cs="Times New Roman"/>
          <w:sz w:val="26"/>
          <w:szCs w:val="26"/>
        </w:rPr>
      </w:pPr>
      <w:r w:rsidRPr="00A7425F">
        <w:rPr>
          <w:rFonts w:ascii="Times New Roman" w:hAnsi="Times New Roman" w:cs="Times New Roman"/>
          <w:sz w:val="26"/>
          <w:szCs w:val="26"/>
        </w:rPr>
        <w:t xml:space="preserve">Google Plugin for Eclipse 4.4 </w:t>
      </w:r>
    </w:p>
    <w:p w14:paraId="6C90BE71" w14:textId="2DDCC2A0" w:rsidR="00A74DDA" w:rsidRPr="00A7425F" w:rsidRDefault="00A74DDA" w:rsidP="00D162DF">
      <w:pPr>
        <w:pStyle w:val="Default"/>
        <w:numPr>
          <w:ilvl w:val="0"/>
          <w:numId w:val="30"/>
        </w:numPr>
        <w:spacing w:after="91" w:line="288" w:lineRule="auto"/>
        <w:rPr>
          <w:rFonts w:ascii="Times New Roman" w:hAnsi="Times New Roman" w:cs="Times New Roman"/>
          <w:sz w:val="26"/>
          <w:szCs w:val="26"/>
        </w:rPr>
      </w:pPr>
      <w:r w:rsidRPr="00A7425F">
        <w:rPr>
          <w:rFonts w:ascii="Times New Roman" w:hAnsi="Times New Roman" w:cs="Times New Roman"/>
          <w:sz w:val="26"/>
          <w:szCs w:val="26"/>
        </w:rPr>
        <w:t xml:space="preserve">Google Web toolkit SDK 2.7.0 </w:t>
      </w:r>
      <w:r w:rsidR="00600FB4" w:rsidRPr="00A7425F">
        <w:rPr>
          <w:rFonts w:ascii="Times New Roman" w:hAnsi="Times New Roman" w:cs="Times New Roman"/>
          <w:sz w:val="26"/>
          <w:szCs w:val="26"/>
        </w:rPr>
        <w:tab/>
        <w:t xml:space="preserve"> </w:t>
      </w:r>
    </w:p>
    <w:p w14:paraId="07E6F136" w14:textId="002B1DD7" w:rsidR="00A74DDA" w:rsidRPr="00A7425F" w:rsidRDefault="00817EB2" w:rsidP="00D162DF">
      <w:pPr>
        <w:pStyle w:val="Default"/>
        <w:numPr>
          <w:ilvl w:val="0"/>
          <w:numId w:val="30"/>
        </w:numPr>
        <w:spacing w:after="91" w:line="288" w:lineRule="auto"/>
        <w:rPr>
          <w:rFonts w:ascii="Times New Roman" w:hAnsi="Times New Roman" w:cs="Times New Roman"/>
          <w:sz w:val="26"/>
          <w:szCs w:val="26"/>
        </w:rPr>
      </w:pPr>
      <w:r w:rsidRPr="00A7425F">
        <w:rPr>
          <w:rFonts w:ascii="Times New Roman" w:hAnsi="Times New Roman" w:cs="Times New Roman"/>
          <w:sz w:val="26"/>
          <w:szCs w:val="26"/>
        </w:rPr>
        <w:t>App Engine SDK 1.9.17</w:t>
      </w:r>
    </w:p>
    <w:p w14:paraId="570280CF" w14:textId="4A618A36" w:rsidR="008E4658" w:rsidRPr="00A7425F" w:rsidRDefault="008E4658" w:rsidP="00D162DF">
      <w:pPr>
        <w:pStyle w:val="Default"/>
        <w:numPr>
          <w:ilvl w:val="0"/>
          <w:numId w:val="30"/>
        </w:numPr>
        <w:spacing w:after="91" w:line="288" w:lineRule="auto"/>
        <w:rPr>
          <w:rFonts w:ascii="Times New Roman" w:hAnsi="Times New Roman" w:cs="Times New Roman"/>
          <w:sz w:val="26"/>
          <w:szCs w:val="26"/>
        </w:rPr>
      </w:pPr>
      <w:r w:rsidRPr="00A7425F">
        <w:rPr>
          <w:rFonts w:ascii="Times New Roman" w:hAnsi="Times New Roman" w:cs="Times New Roman"/>
          <w:sz w:val="26"/>
          <w:szCs w:val="26"/>
        </w:rPr>
        <w:t>Cordova 5.0.0</w:t>
      </w:r>
    </w:p>
    <w:p w14:paraId="2788E90E" w14:textId="701C1CF6" w:rsidR="008E4658" w:rsidRPr="00A7425F" w:rsidRDefault="008E4658" w:rsidP="00D162DF">
      <w:pPr>
        <w:pStyle w:val="Default"/>
        <w:numPr>
          <w:ilvl w:val="0"/>
          <w:numId w:val="30"/>
        </w:numPr>
        <w:spacing w:after="91" w:line="288" w:lineRule="auto"/>
        <w:rPr>
          <w:rFonts w:ascii="Times New Roman" w:hAnsi="Times New Roman" w:cs="Times New Roman"/>
          <w:sz w:val="26"/>
          <w:szCs w:val="26"/>
        </w:rPr>
      </w:pPr>
      <w:r w:rsidRPr="00A7425F">
        <w:rPr>
          <w:rFonts w:ascii="Times New Roman" w:hAnsi="Times New Roman" w:cs="Times New Roman"/>
          <w:sz w:val="26"/>
          <w:szCs w:val="26"/>
        </w:rPr>
        <w:t>Phonegap 2.4.0</w:t>
      </w:r>
    </w:p>
    <w:p w14:paraId="41C05758" w14:textId="32787865" w:rsidR="00A74DDA" w:rsidRPr="00A7425F" w:rsidRDefault="00A74DDA" w:rsidP="00D162DF">
      <w:pPr>
        <w:pStyle w:val="Default"/>
        <w:numPr>
          <w:ilvl w:val="0"/>
          <w:numId w:val="30"/>
        </w:numPr>
        <w:spacing w:after="91" w:line="288" w:lineRule="auto"/>
        <w:rPr>
          <w:rFonts w:ascii="Times New Roman" w:hAnsi="Times New Roman" w:cs="Times New Roman"/>
          <w:sz w:val="26"/>
          <w:szCs w:val="26"/>
        </w:rPr>
      </w:pPr>
      <w:r w:rsidRPr="00A7425F">
        <w:rPr>
          <w:rFonts w:ascii="Times New Roman" w:hAnsi="Times New Roman" w:cs="Times New Roman"/>
          <w:sz w:val="26"/>
          <w:szCs w:val="26"/>
        </w:rPr>
        <w:t xml:space="preserve">Ngôn ngữ lập trình: Java </w:t>
      </w:r>
    </w:p>
    <w:p w14:paraId="5A0B4CCF" w14:textId="06C48906" w:rsidR="00A74DDA" w:rsidRPr="00A7425F" w:rsidRDefault="00A74DDA" w:rsidP="00D162DF">
      <w:pPr>
        <w:pStyle w:val="Default"/>
        <w:numPr>
          <w:ilvl w:val="0"/>
          <w:numId w:val="30"/>
        </w:numPr>
        <w:spacing w:line="288" w:lineRule="auto"/>
        <w:rPr>
          <w:rFonts w:ascii="Times New Roman" w:hAnsi="Times New Roman" w:cs="Times New Roman"/>
          <w:sz w:val="26"/>
          <w:szCs w:val="26"/>
          <w:lang w:val="en-US"/>
        </w:rPr>
      </w:pPr>
      <w:r w:rsidRPr="00A7425F">
        <w:rPr>
          <w:rFonts w:ascii="Times New Roman" w:hAnsi="Times New Roman" w:cs="Times New Roman"/>
          <w:sz w:val="26"/>
          <w:szCs w:val="26"/>
        </w:rPr>
        <w:t xml:space="preserve">Hệ điều hành : </w:t>
      </w:r>
      <w:r w:rsidR="00B465C7" w:rsidRPr="00A7425F">
        <w:rPr>
          <w:rFonts w:ascii="Times New Roman" w:hAnsi="Times New Roman" w:cs="Times New Roman"/>
          <w:sz w:val="26"/>
          <w:szCs w:val="26"/>
        </w:rPr>
        <w:t>Mac OS X Yosemite 10.10.2</w:t>
      </w:r>
    </w:p>
    <w:p w14:paraId="3D7B8549" w14:textId="0305CDB8" w:rsidR="00A74DDA" w:rsidRPr="00A7425F" w:rsidRDefault="008E4658" w:rsidP="00465054">
      <w:pPr>
        <w:pStyle w:val="Heading3"/>
      </w:pPr>
      <w:bookmarkStart w:id="379" w:name="_Toc293785748"/>
      <w:r w:rsidRPr="00A7425F">
        <w:t xml:space="preserve">3.1.2 Cài đặt </w:t>
      </w:r>
      <w:r w:rsidR="00FD2183" w:rsidRPr="00A7425F">
        <w:t xml:space="preserve"> Google Web Toolkit (GWT)</w:t>
      </w:r>
      <w:bookmarkEnd w:id="379"/>
    </w:p>
    <w:p w14:paraId="10B1C8B0" w14:textId="73EBA335" w:rsidR="00FD2183" w:rsidRPr="00A7425F" w:rsidRDefault="00FD2183" w:rsidP="004A75E6">
      <w:pPr>
        <w:ind w:firstLine="360"/>
        <w:rPr>
          <w:szCs w:val="26"/>
        </w:rPr>
      </w:pPr>
      <w:r w:rsidRPr="00A7425F">
        <w:rPr>
          <w:szCs w:val="26"/>
        </w:rPr>
        <w:t>Hướng dẫn cài đặt GWT :</w:t>
      </w:r>
    </w:p>
    <w:p w14:paraId="58E10628" w14:textId="2C7AA749" w:rsidR="004A75E6" w:rsidRPr="00A7425F" w:rsidRDefault="004A75E6" w:rsidP="00D162DF">
      <w:pPr>
        <w:pStyle w:val="ListParagraph"/>
        <w:numPr>
          <w:ilvl w:val="0"/>
          <w:numId w:val="31"/>
        </w:numPr>
        <w:rPr>
          <w:rFonts w:ascii="Times New Roman" w:hAnsi="Times New Roman"/>
          <w:sz w:val="26"/>
          <w:szCs w:val="26"/>
        </w:rPr>
      </w:pPr>
      <w:r w:rsidRPr="00A7425F">
        <w:rPr>
          <w:rFonts w:ascii="Times New Roman" w:hAnsi="Times New Roman"/>
          <w:sz w:val="26"/>
          <w:szCs w:val="26"/>
        </w:rPr>
        <w:t xml:space="preserve">Dowload tại : </w:t>
      </w:r>
      <w:hyperlink r:id="rId42" w:history="1">
        <w:r w:rsidRPr="00A7425F">
          <w:rPr>
            <w:rStyle w:val="Hyperlink"/>
            <w:rFonts w:ascii="Times New Roman" w:hAnsi="Times New Roman"/>
            <w:sz w:val="26"/>
            <w:szCs w:val="26"/>
          </w:rPr>
          <w:t>http://www.gwtproject.org/download.html</w:t>
        </w:r>
      </w:hyperlink>
      <w:r w:rsidRPr="00A7425F">
        <w:rPr>
          <w:rFonts w:ascii="Times New Roman" w:hAnsi="Times New Roman"/>
          <w:sz w:val="26"/>
          <w:szCs w:val="26"/>
        </w:rPr>
        <w:t>.</w:t>
      </w:r>
    </w:p>
    <w:p w14:paraId="2C0AF915" w14:textId="0567691B" w:rsidR="00780387" w:rsidRPr="00A7425F" w:rsidRDefault="004A75E6" w:rsidP="00D162DF">
      <w:pPr>
        <w:pStyle w:val="ListParagraph"/>
        <w:numPr>
          <w:ilvl w:val="0"/>
          <w:numId w:val="31"/>
        </w:numPr>
        <w:rPr>
          <w:rFonts w:ascii="Times New Roman" w:hAnsi="Times New Roman"/>
          <w:sz w:val="26"/>
          <w:szCs w:val="26"/>
        </w:rPr>
      </w:pPr>
      <w:r w:rsidRPr="00A7425F">
        <w:rPr>
          <w:rFonts w:ascii="Times New Roman" w:hAnsi="Times New Roman"/>
          <w:sz w:val="26"/>
          <w:szCs w:val="26"/>
        </w:rPr>
        <w:t>Hoặc có thể download plugin cho eclipse :</w:t>
      </w:r>
      <w:r w:rsidRPr="00A7425F">
        <w:rPr>
          <w:rFonts w:ascii="Times New Roman" w:hAnsi="Times New Roman"/>
          <w:color w:val="007000"/>
          <w:sz w:val="26"/>
          <w:szCs w:val="26"/>
          <w:shd w:val="clear" w:color="auto" w:fill="FFFFFF"/>
        </w:rPr>
        <w:t xml:space="preserve"> </w:t>
      </w:r>
      <w:hyperlink r:id="rId43" w:history="1">
        <w:r w:rsidRPr="00A7425F">
          <w:rPr>
            <w:rStyle w:val="Hyperlink"/>
            <w:rFonts w:ascii="Times New Roman" w:hAnsi="Times New Roman"/>
            <w:sz w:val="26"/>
            <w:szCs w:val="26"/>
            <w:shd w:val="clear" w:color="auto" w:fill="FFFFFF"/>
          </w:rPr>
          <w:t>https://dl.google.com/eclipse/plugin/4.4</w:t>
        </w:r>
      </w:hyperlink>
    </w:p>
    <w:p w14:paraId="74F3873E" w14:textId="06B52405" w:rsidR="00622B57" w:rsidRPr="00A7425F" w:rsidRDefault="00622B57" w:rsidP="00622B57">
      <w:pPr>
        <w:ind w:left="360"/>
        <w:rPr>
          <w:szCs w:val="26"/>
        </w:rPr>
      </w:pPr>
      <w:r w:rsidRPr="00A7425F">
        <w:rPr>
          <w:szCs w:val="26"/>
        </w:rPr>
        <w:t>Eclipse/  Help/ Install New Software…</w:t>
      </w:r>
    </w:p>
    <w:p w14:paraId="60E97339" w14:textId="77777777" w:rsidR="000F4F1E" w:rsidRPr="00A7425F" w:rsidRDefault="000F4F1E" w:rsidP="00622B57">
      <w:pPr>
        <w:rPr>
          <w:szCs w:val="26"/>
        </w:rPr>
      </w:pPr>
    </w:p>
    <w:p w14:paraId="76F64DB6" w14:textId="7254F8BD" w:rsidR="000F4F1E" w:rsidRPr="00A7425F" w:rsidRDefault="000F4F1E" w:rsidP="00622B57">
      <w:pPr>
        <w:rPr>
          <w:szCs w:val="26"/>
        </w:rPr>
      </w:pPr>
      <w:r w:rsidRPr="00A7425F">
        <w:rPr>
          <w:noProof/>
          <w:szCs w:val="26"/>
        </w:rPr>
        <w:lastRenderedPageBreak/>
        <w:drawing>
          <wp:inline distT="0" distB="0" distL="0" distR="0" wp14:anchorId="554C3436" wp14:editId="51F6CD13">
            <wp:extent cx="5576570" cy="4179237"/>
            <wp:effectExtent l="0" t="0" r="11430" b="12065"/>
            <wp:docPr id="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576570" cy="4179237"/>
                    </a:xfrm>
                    <a:prstGeom prst="rect">
                      <a:avLst/>
                    </a:prstGeom>
                    <a:noFill/>
                    <a:ln>
                      <a:noFill/>
                    </a:ln>
                  </pic:spPr>
                </pic:pic>
              </a:graphicData>
            </a:graphic>
          </wp:inline>
        </w:drawing>
      </w:r>
    </w:p>
    <w:p w14:paraId="71458EA8" w14:textId="77777777" w:rsidR="000A7EBE" w:rsidRPr="00A7425F" w:rsidRDefault="000A7EBE" w:rsidP="000A7EBE">
      <w:pPr>
        <w:jc w:val="center"/>
        <w:rPr>
          <w:b/>
          <w:szCs w:val="26"/>
        </w:rPr>
      </w:pPr>
    </w:p>
    <w:p w14:paraId="6210308F" w14:textId="5ED3753D" w:rsidR="000F4F1E" w:rsidRPr="00A7425F" w:rsidRDefault="000A7EBE" w:rsidP="005D6E23">
      <w:pPr>
        <w:pStyle w:val="StyleAnh"/>
      </w:pPr>
      <w:bookmarkStart w:id="380" w:name="_Toc293781286"/>
      <w:r w:rsidRPr="00A7425F">
        <w:t>Hình 28 : Màn hình cài đặt eclipse</w:t>
      </w:r>
      <w:bookmarkEnd w:id="380"/>
    </w:p>
    <w:p w14:paraId="2223B817" w14:textId="77777777" w:rsidR="000F4F1E" w:rsidRPr="00A7425F" w:rsidRDefault="000F4F1E" w:rsidP="00622B57">
      <w:pPr>
        <w:rPr>
          <w:szCs w:val="26"/>
        </w:rPr>
      </w:pPr>
    </w:p>
    <w:p w14:paraId="6B37E149" w14:textId="38D9AF53" w:rsidR="00622B57" w:rsidRPr="00A7425F" w:rsidRDefault="00622B57" w:rsidP="00FE4E65">
      <w:pPr>
        <w:pStyle w:val="Heading3"/>
      </w:pPr>
      <w:bookmarkStart w:id="381" w:name="_Toc293785749"/>
      <w:r w:rsidRPr="00A7425F">
        <w:t>3.1.3 Cài đặt Google App Engine (GAE)</w:t>
      </w:r>
      <w:bookmarkEnd w:id="381"/>
    </w:p>
    <w:p w14:paraId="1227C7CA" w14:textId="7D7DE81E" w:rsidR="00622B57" w:rsidRPr="00A7425F" w:rsidRDefault="00622B57" w:rsidP="00622B57">
      <w:pPr>
        <w:rPr>
          <w:szCs w:val="26"/>
        </w:rPr>
      </w:pPr>
      <w:r w:rsidRPr="00A7425F">
        <w:rPr>
          <w:szCs w:val="26"/>
        </w:rPr>
        <w:tab/>
      </w:r>
      <w:r w:rsidR="00BE1646" w:rsidRPr="00A7425F">
        <w:rPr>
          <w:szCs w:val="26"/>
        </w:rPr>
        <w:t>Download tại : https://cloud.google.com/appengine/downloads.</w:t>
      </w:r>
    </w:p>
    <w:p w14:paraId="79BB2988" w14:textId="36452115" w:rsidR="00403B98" w:rsidRPr="00A7425F" w:rsidRDefault="00403B98" w:rsidP="00FE6EB9">
      <w:pPr>
        <w:pStyle w:val="Heading2"/>
      </w:pPr>
      <w:bookmarkStart w:id="382" w:name="_Toc293773531"/>
      <w:bookmarkStart w:id="383" w:name="_Toc293784718"/>
      <w:bookmarkStart w:id="384" w:name="_Toc293785750"/>
      <w:bookmarkStart w:id="385" w:name="_Toc262138474"/>
      <w:bookmarkStart w:id="386" w:name="_Toc388288969"/>
      <w:bookmarkStart w:id="387" w:name="_Toc262198066"/>
      <w:bookmarkStart w:id="388" w:name="_Toc263056567"/>
      <w:r w:rsidRPr="00A7425F">
        <w:t>3.2 Cài đặt giải thuật</w:t>
      </w:r>
      <w:bookmarkEnd w:id="382"/>
      <w:bookmarkEnd w:id="383"/>
      <w:bookmarkEnd w:id="384"/>
    </w:p>
    <w:p w14:paraId="1512FB0C" w14:textId="2D93AB95" w:rsidR="00403B98" w:rsidRPr="00A7425F" w:rsidRDefault="007A100B" w:rsidP="00403B98">
      <w:pPr>
        <w:rPr>
          <w:szCs w:val="26"/>
        </w:rPr>
      </w:pPr>
      <w:r w:rsidRPr="00A7425F">
        <w:rPr>
          <w:szCs w:val="26"/>
        </w:rPr>
        <w:tab/>
      </w:r>
      <w:r w:rsidR="00A44681" w:rsidRPr="00A7425F">
        <w:rPr>
          <w:szCs w:val="26"/>
        </w:rPr>
        <w:t>Trong phần này, em xin trình bày giải thuật cho cơ chế realtime khách hàng có thể nhìn thấy được vị trí của nhà cung cấp di động đang di chuyển :</w:t>
      </w:r>
    </w:p>
    <w:p w14:paraId="33570CD2" w14:textId="74C7799B" w:rsidR="00A44681" w:rsidRPr="00A7425F" w:rsidRDefault="00A44681" w:rsidP="00A44681">
      <w:pPr>
        <w:pStyle w:val="ListParagraph"/>
        <w:numPr>
          <w:ilvl w:val="0"/>
          <w:numId w:val="11"/>
        </w:numPr>
        <w:rPr>
          <w:rFonts w:ascii="Times New Roman" w:hAnsi="Times New Roman"/>
          <w:sz w:val="26"/>
          <w:szCs w:val="26"/>
        </w:rPr>
      </w:pPr>
      <w:r w:rsidRPr="00A7425F">
        <w:rPr>
          <w:rFonts w:ascii="Times New Roman" w:hAnsi="Times New Roman"/>
          <w:sz w:val="26"/>
          <w:szCs w:val="26"/>
        </w:rPr>
        <w:t>Đăng nhập =&gt; cấp ID =&gt; vào Channel</w:t>
      </w:r>
    </w:p>
    <w:p w14:paraId="23912E17" w14:textId="35519F4B" w:rsidR="00A44681" w:rsidRPr="00A7425F" w:rsidRDefault="00A44681" w:rsidP="00A44681">
      <w:pPr>
        <w:pStyle w:val="ListParagraph"/>
        <w:numPr>
          <w:ilvl w:val="0"/>
          <w:numId w:val="11"/>
        </w:numPr>
        <w:rPr>
          <w:rFonts w:ascii="Times New Roman" w:hAnsi="Times New Roman"/>
          <w:sz w:val="26"/>
          <w:szCs w:val="26"/>
        </w:rPr>
      </w:pPr>
      <w:r w:rsidRPr="00A7425F">
        <w:rPr>
          <w:rFonts w:ascii="Times New Roman" w:hAnsi="Times New Roman"/>
          <w:sz w:val="26"/>
          <w:szCs w:val="26"/>
        </w:rPr>
        <w:t>Lấy vị trí hiện tại của khách hàng và nhà cung cấp di động</w:t>
      </w:r>
    </w:p>
    <w:p w14:paraId="1758E0AE" w14:textId="1BF234A1" w:rsidR="00A44681" w:rsidRPr="00A7425F" w:rsidRDefault="00A44681" w:rsidP="00A44681">
      <w:pPr>
        <w:pStyle w:val="ListParagraph"/>
        <w:numPr>
          <w:ilvl w:val="0"/>
          <w:numId w:val="11"/>
        </w:numPr>
        <w:rPr>
          <w:rFonts w:ascii="Times New Roman" w:hAnsi="Times New Roman"/>
          <w:sz w:val="26"/>
          <w:szCs w:val="26"/>
        </w:rPr>
      </w:pPr>
      <w:r w:rsidRPr="00A7425F">
        <w:rPr>
          <w:rFonts w:ascii="Times New Roman" w:hAnsi="Times New Roman"/>
          <w:sz w:val="26"/>
          <w:szCs w:val="26"/>
        </w:rPr>
        <w:t>Dùng timer để lấy vị trí của nhà cung cấp di động sau đó dùng channel gửi tin nhắn cho khách hàng</w:t>
      </w:r>
    </w:p>
    <w:p w14:paraId="35D9C59A" w14:textId="0B89EF25" w:rsidR="00A44681" w:rsidRPr="00A7425F" w:rsidRDefault="00A44681" w:rsidP="00A44681">
      <w:pPr>
        <w:pStyle w:val="ListParagraph"/>
        <w:numPr>
          <w:ilvl w:val="0"/>
          <w:numId w:val="11"/>
        </w:numPr>
        <w:rPr>
          <w:rFonts w:ascii="Times New Roman" w:hAnsi="Times New Roman"/>
          <w:sz w:val="26"/>
          <w:szCs w:val="26"/>
        </w:rPr>
      </w:pPr>
      <w:r w:rsidRPr="00A7425F">
        <w:rPr>
          <w:rFonts w:ascii="Times New Roman" w:hAnsi="Times New Roman"/>
          <w:sz w:val="26"/>
          <w:szCs w:val="26"/>
        </w:rPr>
        <w:t>Khách hàng nhận được tin nhắn ( vị trí hiện tại của NCC di động) sẽ update lại giao diện hiển thị.</w:t>
      </w:r>
    </w:p>
    <w:p w14:paraId="70385C8E" w14:textId="0ACC1D1D" w:rsidR="00020CE7" w:rsidRPr="00A7425F" w:rsidRDefault="00FE5DF7" w:rsidP="00336C05">
      <w:pPr>
        <w:pStyle w:val="Heading2"/>
      </w:pPr>
      <w:bookmarkStart w:id="389" w:name="_Toc293773532"/>
      <w:bookmarkStart w:id="390" w:name="_Toc293784719"/>
      <w:bookmarkStart w:id="391" w:name="_Toc293785751"/>
      <w:r w:rsidRPr="00A7425F">
        <w:t>3</w:t>
      </w:r>
      <w:r w:rsidR="009C3E99" w:rsidRPr="00A7425F">
        <w:t>.3</w:t>
      </w:r>
      <w:bookmarkEnd w:id="385"/>
      <w:bookmarkEnd w:id="386"/>
      <w:bookmarkEnd w:id="387"/>
      <w:bookmarkEnd w:id="388"/>
      <w:r w:rsidR="00336C05">
        <w:t xml:space="preserve"> </w:t>
      </w:r>
      <w:r w:rsidR="00934F72" w:rsidRPr="00A7425F">
        <w:t>Kiểm thử và đánh giá hệ thống</w:t>
      </w:r>
      <w:bookmarkStart w:id="392" w:name="_Toc262138476"/>
      <w:bookmarkStart w:id="393" w:name="_Toc388288971"/>
      <w:bookmarkStart w:id="394" w:name="_Toc262198068"/>
      <w:bookmarkStart w:id="395" w:name="_Toc263056569"/>
      <w:bookmarkStart w:id="396" w:name="_Toc262138475"/>
      <w:bookmarkStart w:id="397" w:name="_Toc388288970"/>
      <w:bookmarkStart w:id="398" w:name="_Toc262198067"/>
      <w:bookmarkStart w:id="399" w:name="_Toc263056568"/>
      <w:bookmarkEnd w:id="389"/>
      <w:bookmarkEnd w:id="390"/>
      <w:bookmarkEnd w:id="391"/>
    </w:p>
    <w:p w14:paraId="01A4EDE0" w14:textId="04108844" w:rsidR="00934F72" w:rsidRPr="00A7425F" w:rsidRDefault="00934F72" w:rsidP="00336C05">
      <w:pPr>
        <w:pStyle w:val="Heading3"/>
      </w:pPr>
      <w:bookmarkStart w:id="400" w:name="_Toc293773533"/>
      <w:bookmarkStart w:id="401" w:name="_Toc293784720"/>
      <w:bookmarkStart w:id="402" w:name="_Toc293785752"/>
      <w:r w:rsidRPr="00A7425F">
        <w:t>3</w:t>
      </w:r>
      <w:r w:rsidR="00726B30" w:rsidRPr="00A7425F">
        <w:t>.3</w:t>
      </w:r>
      <w:r w:rsidRPr="00A7425F">
        <w:t>.1</w:t>
      </w:r>
      <w:bookmarkEnd w:id="392"/>
      <w:bookmarkEnd w:id="393"/>
      <w:bookmarkEnd w:id="394"/>
      <w:bookmarkEnd w:id="395"/>
      <w:r w:rsidR="00336C05">
        <w:t xml:space="preserve"> </w:t>
      </w:r>
      <w:r w:rsidRPr="00A7425F">
        <w:t>Kiểm thử</w:t>
      </w:r>
      <w:bookmarkEnd w:id="400"/>
      <w:bookmarkEnd w:id="401"/>
      <w:bookmarkEnd w:id="402"/>
    </w:p>
    <w:p w14:paraId="0AC92D39" w14:textId="77777777" w:rsidR="00934F72" w:rsidRPr="00A7425F" w:rsidRDefault="00934F72" w:rsidP="00934F72">
      <w:pPr>
        <w:pStyle w:val="ListParagraph"/>
        <w:spacing w:line="288" w:lineRule="auto"/>
        <w:ind w:left="0" w:firstLine="360"/>
        <w:jc w:val="both"/>
        <w:rPr>
          <w:rFonts w:ascii="Times New Roman" w:eastAsia="Arial" w:hAnsi="Times New Roman"/>
          <w:sz w:val="26"/>
          <w:szCs w:val="26"/>
        </w:rPr>
      </w:pPr>
      <w:r w:rsidRPr="00A7425F">
        <w:rPr>
          <w:rFonts w:ascii="Times New Roman" w:hAnsi="Times New Roman"/>
          <w:sz w:val="26"/>
          <w:szCs w:val="26"/>
        </w:rPr>
        <w:tab/>
      </w:r>
      <w:r w:rsidRPr="00A7425F">
        <w:rPr>
          <w:rFonts w:ascii="Times New Roman" w:eastAsia="Arial" w:hAnsi="Times New Roman"/>
          <w:sz w:val="26"/>
          <w:szCs w:val="26"/>
        </w:rPr>
        <w:t xml:space="preserve">Kiểm thử ứng dụng là hoạt động khảo sát thực tiễn sản phẩm trong đúng môi trường chúng dự định sẽ được triển khai để có được những thông tin về chất lượng của sản phẩm. Mục đích của kiểm thử ứng dụng là tìm ra các lỗi hay khiếm khuyết </w:t>
      </w:r>
      <w:r w:rsidRPr="00A7425F">
        <w:rPr>
          <w:rFonts w:ascii="Times New Roman" w:eastAsia="Arial" w:hAnsi="Times New Roman"/>
          <w:sz w:val="26"/>
          <w:szCs w:val="26"/>
        </w:rPr>
        <w:lastRenderedPageBreak/>
        <w:t>của ứng dụng nhằm đảm bảo hiệu quả hoạt động tối ưu của ứng dung trong quá trình triển khai, mang lại lợi ích lớn nhất cho tất cả các bên liên quan.</w:t>
      </w:r>
    </w:p>
    <w:p w14:paraId="60F464C0" w14:textId="273919FB" w:rsidR="003F1D97" w:rsidRPr="00A7425F" w:rsidRDefault="00E72874" w:rsidP="00580FC4">
      <w:pPr>
        <w:pStyle w:val="Heading4"/>
        <w:ind w:firstLine="360"/>
        <w:rPr>
          <w:rFonts w:eastAsia="Arial"/>
        </w:rPr>
      </w:pPr>
      <w:r w:rsidRPr="00A7425F">
        <w:rPr>
          <w:rFonts w:eastAsia="Arial"/>
        </w:rPr>
        <w:t>3.3</w:t>
      </w:r>
      <w:r w:rsidR="00934F72" w:rsidRPr="00A7425F">
        <w:rPr>
          <w:rFonts w:eastAsia="Arial"/>
        </w:rPr>
        <w:t>.1.1 Kiểm thử về giao diện</w:t>
      </w:r>
    </w:p>
    <w:p w14:paraId="1ACA049A" w14:textId="77777777" w:rsidR="003F1D97" w:rsidRPr="00A7425F" w:rsidRDefault="003F1D97" w:rsidP="00934F72">
      <w:pPr>
        <w:pStyle w:val="ListParagraph"/>
        <w:spacing w:line="288" w:lineRule="auto"/>
        <w:ind w:left="0" w:firstLine="360"/>
        <w:jc w:val="both"/>
        <w:rPr>
          <w:rFonts w:ascii="Times New Roman" w:eastAsia="Arial" w:hAnsi="Times New Roman"/>
          <w:sz w:val="26"/>
          <w:szCs w:val="26"/>
        </w:rPr>
      </w:pPr>
    </w:p>
    <w:p w14:paraId="531F3C2B" w14:textId="77777777" w:rsidR="003F1D97" w:rsidRPr="00A7425F" w:rsidRDefault="003F1D97" w:rsidP="00934F72">
      <w:pPr>
        <w:pStyle w:val="ListParagraph"/>
        <w:spacing w:line="288" w:lineRule="auto"/>
        <w:ind w:left="0" w:firstLine="360"/>
        <w:jc w:val="both"/>
        <w:rPr>
          <w:rFonts w:ascii="Times New Roman" w:eastAsia="Arial" w:hAnsi="Times New Roman"/>
          <w:sz w:val="26"/>
          <w:szCs w:val="26"/>
        </w:rPr>
      </w:pPr>
    </w:p>
    <w:tbl>
      <w:tblPr>
        <w:tblStyle w:val="LightList-Accent11"/>
        <w:tblW w:w="0" w:type="auto"/>
        <w:tblLook w:val="04A0" w:firstRow="1" w:lastRow="0" w:firstColumn="1" w:lastColumn="0" w:noHBand="0" w:noVBand="1"/>
      </w:tblPr>
      <w:tblGrid>
        <w:gridCol w:w="708"/>
        <w:gridCol w:w="3820"/>
        <w:gridCol w:w="2874"/>
        <w:gridCol w:w="1596"/>
      </w:tblGrid>
      <w:tr w:rsidR="00934F72" w:rsidRPr="00A7425F" w14:paraId="3BDE00B2" w14:textId="77777777" w:rsidTr="000A7E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253F8821" w14:textId="62A4D28E" w:rsidR="00934F72" w:rsidRPr="00A7425F" w:rsidRDefault="006524CC" w:rsidP="00934F72">
            <w:pPr>
              <w:pStyle w:val="ListParagraph"/>
              <w:spacing w:line="288" w:lineRule="auto"/>
              <w:ind w:left="0"/>
              <w:jc w:val="both"/>
              <w:rPr>
                <w:rFonts w:ascii="Times New Roman" w:hAnsi="Times New Roman"/>
                <w:sz w:val="26"/>
                <w:szCs w:val="26"/>
              </w:rPr>
            </w:pPr>
            <w:r w:rsidRPr="00A7425F">
              <w:rPr>
                <w:rFonts w:ascii="Times New Roman" w:hAnsi="Times New Roman"/>
                <w:sz w:val="26"/>
                <w:szCs w:val="26"/>
              </w:rPr>
              <w:t>STT</w:t>
            </w:r>
          </w:p>
        </w:tc>
        <w:tc>
          <w:tcPr>
            <w:tcW w:w="3835" w:type="dxa"/>
          </w:tcPr>
          <w:p w14:paraId="11561CE7" w14:textId="7A4742D2" w:rsidR="00934F72" w:rsidRPr="00A7425F" w:rsidRDefault="006524CC" w:rsidP="00934F72">
            <w:pPr>
              <w:pStyle w:val="ListParagraph"/>
              <w:spacing w:line="288"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A7425F">
              <w:rPr>
                <w:rFonts w:ascii="Times New Roman" w:hAnsi="Times New Roman"/>
                <w:sz w:val="26"/>
                <w:szCs w:val="26"/>
              </w:rPr>
              <w:t>Yêu cầu test</w:t>
            </w:r>
          </w:p>
        </w:tc>
        <w:tc>
          <w:tcPr>
            <w:tcW w:w="2884" w:type="dxa"/>
          </w:tcPr>
          <w:p w14:paraId="2F9F8543" w14:textId="2DE00DF9" w:rsidR="00934F72" w:rsidRPr="00A7425F" w:rsidRDefault="006524CC" w:rsidP="00934F72">
            <w:pPr>
              <w:pStyle w:val="ListParagraph"/>
              <w:spacing w:line="288"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A7425F">
              <w:rPr>
                <w:rFonts w:ascii="Times New Roman" w:hAnsi="Times New Roman"/>
                <w:sz w:val="26"/>
                <w:szCs w:val="26"/>
              </w:rPr>
              <w:t>Yêu cầu kết quả</w:t>
            </w:r>
          </w:p>
        </w:tc>
        <w:tc>
          <w:tcPr>
            <w:tcW w:w="1600" w:type="dxa"/>
          </w:tcPr>
          <w:p w14:paraId="15C82FC9" w14:textId="0F33563E" w:rsidR="00934F72" w:rsidRPr="00A7425F" w:rsidRDefault="006524CC" w:rsidP="00934F72">
            <w:pPr>
              <w:pStyle w:val="ListParagraph"/>
              <w:spacing w:line="288"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A7425F">
              <w:rPr>
                <w:rFonts w:ascii="Times New Roman" w:hAnsi="Times New Roman"/>
                <w:sz w:val="26"/>
                <w:szCs w:val="26"/>
              </w:rPr>
              <w:t>Kết quả</w:t>
            </w:r>
          </w:p>
        </w:tc>
      </w:tr>
      <w:tr w:rsidR="00934F72" w:rsidRPr="00A7425F" w14:paraId="22A58E9E"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4ECD7BDD" w14:textId="54AF4DEB" w:rsidR="00934F72" w:rsidRPr="00A7425F" w:rsidRDefault="003F1D97" w:rsidP="00934F72">
            <w:pPr>
              <w:pStyle w:val="ListParagraph"/>
              <w:spacing w:line="288" w:lineRule="auto"/>
              <w:ind w:left="0"/>
              <w:jc w:val="both"/>
              <w:rPr>
                <w:rFonts w:ascii="Times New Roman" w:hAnsi="Times New Roman"/>
                <w:sz w:val="26"/>
                <w:szCs w:val="26"/>
              </w:rPr>
            </w:pPr>
            <w:r w:rsidRPr="00A7425F">
              <w:rPr>
                <w:rFonts w:ascii="Times New Roman" w:hAnsi="Times New Roman"/>
                <w:sz w:val="26"/>
                <w:szCs w:val="26"/>
              </w:rPr>
              <w:t>1</w:t>
            </w:r>
          </w:p>
        </w:tc>
        <w:tc>
          <w:tcPr>
            <w:tcW w:w="3835" w:type="dxa"/>
          </w:tcPr>
          <w:p w14:paraId="3C15A6E6" w14:textId="51E4A1FD" w:rsidR="00934F72" w:rsidRPr="00A7425F" w:rsidRDefault="003F1D97" w:rsidP="00934F72">
            <w:pPr>
              <w:pStyle w:val="ListParagraph"/>
              <w:spacing w:line="288"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7425F">
              <w:rPr>
                <w:rFonts w:ascii="Times New Roman" w:hAnsi="Times New Roman"/>
                <w:sz w:val="26"/>
                <w:szCs w:val="26"/>
              </w:rPr>
              <w:t>Màn hình ban đầu là màn hình đăng nhập</w:t>
            </w:r>
          </w:p>
        </w:tc>
        <w:tc>
          <w:tcPr>
            <w:tcW w:w="2884" w:type="dxa"/>
          </w:tcPr>
          <w:p w14:paraId="25B0A8B0" w14:textId="729D163C" w:rsidR="00934F72" w:rsidRPr="00A7425F" w:rsidRDefault="003F1D97" w:rsidP="00934F72">
            <w:pPr>
              <w:pStyle w:val="ListParagraph"/>
              <w:spacing w:line="288"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7425F">
              <w:rPr>
                <w:rFonts w:ascii="Times New Roman" w:hAnsi="Times New Roman"/>
                <w:sz w:val="26"/>
                <w:szCs w:val="26"/>
              </w:rPr>
              <w:t>Hiển thị ra màn hinh</w:t>
            </w:r>
          </w:p>
        </w:tc>
        <w:tc>
          <w:tcPr>
            <w:tcW w:w="1600" w:type="dxa"/>
          </w:tcPr>
          <w:p w14:paraId="05442755" w14:textId="0F6AE7B2" w:rsidR="00934F72" w:rsidRPr="00A7425F" w:rsidRDefault="003F1D97" w:rsidP="00934F72">
            <w:pPr>
              <w:pStyle w:val="ListParagraph"/>
              <w:spacing w:line="288"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7425F">
              <w:rPr>
                <w:rFonts w:ascii="Times New Roman" w:hAnsi="Times New Roman"/>
                <w:sz w:val="26"/>
                <w:szCs w:val="26"/>
              </w:rPr>
              <w:t>YES</w:t>
            </w:r>
          </w:p>
        </w:tc>
      </w:tr>
      <w:tr w:rsidR="00934F72" w:rsidRPr="00A7425F" w14:paraId="2DB52E28" w14:textId="77777777" w:rsidTr="000A7EBE">
        <w:tc>
          <w:tcPr>
            <w:cnfStyle w:val="001000000000" w:firstRow="0" w:lastRow="0" w:firstColumn="1" w:lastColumn="0" w:oddVBand="0" w:evenVBand="0" w:oddHBand="0" w:evenHBand="0" w:firstRowFirstColumn="0" w:firstRowLastColumn="0" w:lastRowFirstColumn="0" w:lastRowLastColumn="0"/>
            <w:tcW w:w="679" w:type="dxa"/>
          </w:tcPr>
          <w:p w14:paraId="445D19B7" w14:textId="134760B9" w:rsidR="00934F72" w:rsidRPr="00A7425F" w:rsidRDefault="003F1D97" w:rsidP="00934F72">
            <w:pPr>
              <w:pStyle w:val="ListParagraph"/>
              <w:spacing w:line="288" w:lineRule="auto"/>
              <w:ind w:left="0"/>
              <w:jc w:val="both"/>
              <w:rPr>
                <w:rFonts w:ascii="Times New Roman" w:hAnsi="Times New Roman"/>
                <w:sz w:val="26"/>
                <w:szCs w:val="26"/>
              </w:rPr>
            </w:pPr>
            <w:r w:rsidRPr="00A7425F">
              <w:rPr>
                <w:rFonts w:ascii="Times New Roman" w:hAnsi="Times New Roman"/>
                <w:sz w:val="26"/>
                <w:szCs w:val="26"/>
              </w:rPr>
              <w:t>2</w:t>
            </w:r>
          </w:p>
        </w:tc>
        <w:tc>
          <w:tcPr>
            <w:tcW w:w="3835" w:type="dxa"/>
          </w:tcPr>
          <w:p w14:paraId="42B064E9" w14:textId="58366D5C" w:rsidR="00934F72" w:rsidRPr="00A7425F" w:rsidRDefault="003F1D97" w:rsidP="00934F72">
            <w:pPr>
              <w:pStyle w:val="ListParagraph"/>
              <w:spacing w:line="288"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7425F">
              <w:rPr>
                <w:rFonts w:ascii="Times New Roman" w:hAnsi="Times New Roman"/>
                <w:sz w:val="26"/>
                <w:szCs w:val="26"/>
              </w:rPr>
              <w:t>Đăng nhập thành công</w:t>
            </w:r>
          </w:p>
        </w:tc>
        <w:tc>
          <w:tcPr>
            <w:tcW w:w="2884" w:type="dxa"/>
          </w:tcPr>
          <w:p w14:paraId="041C19E9" w14:textId="64586A5E" w:rsidR="00934F72" w:rsidRPr="00A7425F" w:rsidRDefault="003F1D97" w:rsidP="00934F72">
            <w:pPr>
              <w:pStyle w:val="ListParagraph"/>
              <w:spacing w:line="288"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7425F">
              <w:rPr>
                <w:rFonts w:ascii="Times New Roman" w:hAnsi="Times New Roman"/>
                <w:sz w:val="26"/>
                <w:szCs w:val="26"/>
              </w:rPr>
              <w:t>Hiển thị giao diện tiếp theo</w:t>
            </w:r>
          </w:p>
        </w:tc>
        <w:tc>
          <w:tcPr>
            <w:tcW w:w="1600" w:type="dxa"/>
          </w:tcPr>
          <w:p w14:paraId="451ABC43" w14:textId="2EF596EE" w:rsidR="00934F72" w:rsidRPr="00A7425F" w:rsidRDefault="003F1D97" w:rsidP="00934F72">
            <w:pPr>
              <w:pStyle w:val="ListParagraph"/>
              <w:spacing w:line="288"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7425F">
              <w:rPr>
                <w:rFonts w:ascii="Times New Roman" w:hAnsi="Times New Roman"/>
                <w:sz w:val="26"/>
                <w:szCs w:val="26"/>
              </w:rPr>
              <w:t>YES</w:t>
            </w:r>
          </w:p>
        </w:tc>
      </w:tr>
      <w:tr w:rsidR="00934F72" w:rsidRPr="00A7425F" w14:paraId="07F6491F"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1AB889E1" w14:textId="1EABE8D4" w:rsidR="00934F72" w:rsidRPr="00A7425F" w:rsidRDefault="003F1D97" w:rsidP="00934F72">
            <w:pPr>
              <w:pStyle w:val="ListParagraph"/>
              <w:spacing w:line="288" w:lineRule="auto"/>
              <w:ind w:left="0"/>
              <w:jc w:val="both"/>
              <w:rPr>
                <w:rFonts w:ascii="Times New Roman" w:hAnsi="Times New Roman"/>
                <w:sz w:val="26"/>
                <w:szCs w:val="26"/>
              </w:rPr>
            </w:pPr>
            <w:r w:rsidRPr="00A7425F">
              <w:rPr>
                <w:rFonts w:ascii="Times New Roman" w:hAnsi="Times New Roman"/>
                <w:sz w:val="26"/>
                <w:szCs w:val="26"/>
              </w:rPr>
              <w:t>3</w:t>
            </w:r>
          </w:p>
        </w:tc>
        <w:tc>
          <w:tcPr>
            <w:tcW w:w="3835" w:type="dxa"/>
          </w:tcPr>
          <w:p w14:paraId="348E2BF2" w14:textId="7CC16841" w:rsidR="00934F72" w:rsidRPr="00A7425F" w:rsidRDefault="003F1D97" w:rsidP="00934F72">
            <w:pPr>
              <w:pStyle w:val="ListParagraph"/>
              <w:spacing w:line="288"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7425F">
              <w:rPr>
                <w:rFonts w:ascii="Times New Roman" w:hAnsi="Times New Roman"/>
                <w:sz w:val="26"/>
                <w:szCs w:val="26"/>
              </w:rPr>
              <w:t>Đăng nhập tài khoản nhà cung cấp</w:t>
            </w:r>
          </w:p>
        </w:tc>
        <w:tc>
          <w:tcPr>
            <w:tcW w:w="2884" w:type="dxa"/>
          </w:tcPr>
          <w:p w14:paraId="4D38A706" w14:textId="0734E6D1" w:rsidR="00934F72" w:rsidRPr="00A7425F" w:rsidRDefault="003F1D97" w:rsidP="00934F72">
            <w:pPr>
              <w:pStyle w:val="ListParagraph"/>
              <w:spacing w:line="288"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7425F">
              <w:rPr>
                <w:rFonts w:ascii="Times New Roman" w:hAnsi="Times New Roman"/>
                <w:sz w:val="26"/>
                <w:szCs w:val="26"/>
              </w:rPr>
              <w:t>Hiển thị được giao diện quản lý sản phẩm</w:t>
            </w:r>
          </w:p>
        </w:tc>
        <w:tc>
          <w:tcPr>
            <w:tcW w:w="1600" w:type="dxa"/>
          </w:tcPr>
          <w:p w14:paraId="116C6F4B" w14:textId="13878F6F" w:rsidR="00934F72" w:rsidRPr="00A7425F" w:rsidRDefault="003F1D97" w:rsidP="00934F72">
            <w:pPr>
              <w:pStyle w:val="ListParagraph"/>
              <w:spacing w:line="288"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7425F">
              <w:rPr>
                <w:rFonts w:ascii="Times New Roman" w:hAnsi="Times New Roman"/>
                <w:sz w:val="26"/>
                <w:szCs w:val="26"/>
              </w:rPr>
              <w:t>YES</w:t>
            </w:r>
          </w:p>
        </w:tc>
      </w:tr>
      <w:tr w:rsidR="00934F72" w:rsidRPr="00A7425F" w14:paraId="73955489" w14:textId="77777777" w:rsidTr="000A7EBE">
        <w:tc>
          <w:tcPr>
            <w:cnfStyle w:val="001000000000" w:firstRow="0" w:lastRow="0" w:firstColumn="1" w:lastColumn="0" w:oddVBand="0" w:evenVBand="0" w:oddHBand="0" w:evenHBand="0" w:firstRowFirstColumn="0" w:firstRowLastColumn="0" w:lastRowFirstColumn="0" w:lastRowLastColumn="0"/>
            <w:tcW w:w="679" w:type="dxa"/>
          </w:tcPr>
          <w:p w14:paraId="0E5FD892" w14:textId="52964EF1" w:rsidR="00934F72" w:rsidRPr="00A7425F" w:rsidRDefault="003F1D97" w:rsidP="00934F72">
            <w:pPr>
              <w:pStyle w:val="ListParagraph"/>
              <w:spacing w:line="288" w:lineRule="auto"/>
              <w:ind w:left="0"/>
              <w:jc w:val="both"/>
              <w:rPr>
                <w:rFonts w:ascii="Times New Roman" w:hAnsi="Times New Roman"/>
                <w:sz w:val="26"/>
                <w:szCs w:val="26"/>
              </w:rPr>
            </w:pPr>
            <w:r w:rsidRPr="00A7425F">
              <w:rPr>
                <w:rFonts w:ascii="Times New Roman" w:hAnsi="Times New Roman"/>
                <w:sz w:val="26"/>
                <w:szCs w:val="26"/>
              </w:rPr>
              <w:t>4</w:t>
            </w:r>
          </w:p>
        </w:tc>
        <w:tc>
          <w:tcPr>
            <w:tcW w:w="3835" w:type="dxa"/>
          </w:tcPr>
          <w:p w14:paraId="0E041642" w14:textId="593981FF" w:rsidR="00934F72" w:rsidRPr="00A7425F" w:rsidRDefault="003F1D97" w:rsidP="00934F72">
            <w:pPr>
              <w:pStyle w:val="ListParagraph"/>
              <w:spacing w:line="288"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7425F">
              <w:rPr>
                <w:rFonts w:ascii="Times New Roman" w:hAnsi="Times New Roman"/>
                <w:sz w:val="26"/>
                <w:szCs w:val="26"/>
              </w:rPr>
              <w:t>Khách hàng tìm kiếm</w:t>
            </w:r>
          </w:p>
        </w:tc>
        <w:tc>
          <w:tcPr>
            <w:tcW w:w="2884" w:type="dxa"/>
          </w:tcPr>
          <w:p w14:paraId="4DD6A4D0" w14:textId="7D88AF18" w:rsidR="00934F72" w:rsidRPr="00A7425F" w:rsidRDefault="003F1D97" w:rsidP="00934F72">
            <w:pPr>
              <w:pStyle w:val="ListParagraph"/>
              <w:spacing w:line="288"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7425F">
              <w:rPr>
                <w:rFonts w:ascii="Times New Roman" w:hAnsi="Times New Roman"/>
                <w:sz w:val="26"/>
                <w:szCs w:val="26"/>
              </w:rPr>
              <w:t>Hiển thị ra các sản phẩm mà tìm kiếm được</w:t>
            </w:r>
          </w:p>
        </w:tc>
        <w:tc>
          <w:tcPr>
            <w:tcW w:w="1600" w:type="dxa"/>
          </w:tcPr>
          <w:p w14:paraId="3E7D9A4D" w14:textId="7FB22E77" w:rsidR="00934F72" w:rsidRPr="00A7425F" w:rsidRDefault="003F1D97" w:rsidP="00934F72">
            <w:pPr>
              <w:pStyle w:val="ListParagraph"/>
              <w:spacing w:line="288"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7425F">
              <w:rPr>
                <w:rFonts w:ascii="Times New Roman" w:hAnsi="Times New Roman"/>
                <w:sz w:val="26"/>
                <w:szCs w:val="26"/>
              </w:rPr>
              <w:t>YES</w:t>
            </w:r>
          </w:p>
        </w:tc>
      </w:tr>
      <w:tr w:rsidR="00934F72" w:rsidRPr="00A7425F" w14:paraId="6183055C"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42D9006F" w14:textId="71AD8A15" w:rsidR="00934F72" w:rsidRPr="00A7425F" w:rsidRDefault="003F1D97" w:rsidP="00934F72">
            <w:pPr>
              <w:pStyle w:val="ListParagraph"/>
              <w:spacing w:line="288" w:lineRule="auto"/>
              <w:ind w:left="0"/>
              <w:jc w:val="both"/>
              <w:rPr>
                <w:rFonts w:ascii="Times New Roman" w:hAnsi="Times New Roman"/>
                <w:sz w:val="26"/>
                <w:szCs w:val="26"/>
              </w:rPr>
            </w:pPr>
            <w:r w:rsidRPr="00A7425F">
              <w:rPr>
                <w:rFonts w:ascii="Times New Roman" w:hAnsi="Times New Roman"/>
                <w:sz w:val="26"/>
                <w:szCs w:val="26"/>
              </w:rPr>
              <w:t>5</w:t>
            </w:r>
          </w:p>
        </w:tc>
        <w:tc>
          <w:tcPr>
            <w:tcW w:w="3835" w:type="dxa"/>
          </w:tcPr>
          <w:p w14:paraId="19F2751F" w14:textId="650957D4" w:rsidR="00934F72" w:rsidRPr="00A7425F" w:rsidRDefault="003F1D97" w:rsidP="00934F72">
            <w:pPr>
              <w:pStyle w:val="ListParagraph"/>
              <w:spacing w:line="288"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7425F">
              <w:rPr>
                <w:rFonts w:ascii="Times New Roman" w:hAnsi="Times New Roman"/>
                <w:sz w:val="26"/>
                <w:szCs w:val="26"/>
              </w:rPr>
              <w:t>Khách hàng yêu cầu cung cấp từ nhà cung cấp cố định</w:t>
            </w:r>
          </w:p>
        </w:tc>
        <w:tc>
          <w:tcPr>
            <w:tcW w:w="2884" w:type="dxa"/>
          </w:tcPr>
          <w:p w14:paraId="0583F517" w14:textId="12FA01D3" w:rsidR="00934F72" w:rsidRPr="00A7425F" w:rsidRDefault="003F1D97" w:rsidP="00934F72">
            <w:pPr>
              <w:pStyle w:val="ListParagraph"/>
              <w:spacing w:line="288"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7425F">
              <w:rPr>
                <w:rFonts w:ascii="Times New Roman" w:hAnsi="Times New Roman"/>
                <w:sz w:val="26"/>
                <w:szCs w:val="26"/>
              </w:rPr>
              <w:t>Hiển thị được vị trí đường đi trên bản đồ</w:t>
            </w:r>
          </w:p>
        </w:tc>
        <w:tc>
          <w:tcPr>
            <w:tcW w:w="1600" w:type="dxa"/>
          </w:tcPr>
          <w:p w14:paraId="325E2A21" w14:textId="1C24BD11" w:rsidR="00934F72" w:rsidRPr="00A7425F" w:rsidRDefault="003F1D97" w:rsidP="00934F72">
            <w:pPr>
              <w:pStyle w:val="ListParagraph"/>
              <w:spacing w:line="288"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7425F">
              <w:rPr>
                <w:rFonts w:ascii="Times New Roman" w:hAnsi="Times New Roman"/>
                <w:sz w:val="26"/>
                <w:szCs w:val="26"/>
              </w:rPr>
              <w:t>YES</w:t>
            </w:r>
          </w:p>
        </w:tc>
      </w:tr>
      <w:tr w:rsidR="00934F72" w:rsidRPr="00A7425F" w14:paraId="26CEC9B7" w14:textId="77777777" w:rsidTr="000A7EBE">
        <w:tc>
          <w:tcPr>
            <w:cnfStyle w:val="001000000000" w:firstRow="0" w:lastRow="0" w:firstColumn="1" w:lastColumn="0" w:oddVBand="0" w:evenVBand="0" w:oddHBand="0" w:evenHBand="0" w:firstRowFirstColumn="0" w:firstRowLastColumn="0" w:lastRowFirstColumn="0" w:lastRowLastColumn="0"/>
            <w:tcW w:w="679" w:type="dxa"/>
          </w:tcPr>
          <w:p w14:paraId="7A717E4C" w14:textId="4875FE9B" w:rsidR="00934F72" w:rsidRPr="00A7425F" w:rsidRDefault="003F1D97" w:rsidP="00934F72">
            <w:pPr>
              <w:pStyle w:val="ListParagraph"/>
              <w:spacing w:line="288" w:lineRule="auto"/>
              <w:ind w:left="0"/>
              <w:jc w:val="both"/>
              <w:rPr>
                <w:rFonts w:ascii="Times New Roman" w:hAnsi="Times New Roman"/>
                <w:sz w:val="26"/>
                <w:szCs w:val="26"/>
              </w:rPr>
            </w:pPr>
            <w:r w:rsidRPr="00A7425F">
              <w:rPr>
                <w:rFonts w:ascii="Times New Roman" w:hAnsi="Times New Roman"/>
                <w:sz w:val="26"/>
                <w:szCs w:val="26"/>
              </w:rPr>
              <w:t>6</w:t>
            </w:r>
          </w:p>
        </w:tc>
        <w:tc>
          <w:tcPr>
            <w:tcW w:w="3835" w:type="dxa"/>
          </w:tcPr>
          <w:p w14:paraId="6F072EAE" w14:textId="78E274FA" w:rsidR="00934F72" w:rsidRPr="00A7425F" w:rsidRDefault="003F1D97" w:rsidP="00934F72">
            <w:pPr>
              <w:pStyle w:val="ListParagraph"/>
              <w:spacing w:line="288"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7425F">
              <w:rPr>
                <w:rFonts w:ascii="Times New Roman" w:hAnsi="Times New Roman"/>
                <w:sz w:val="26"/>
                <w:szCs w:val="26"/>
              </w:rPr>
              <w:t>Khách hàng yêu cầu từ nhà cung cấp di động</w:t>
            </w:r>
          </w:p>
        </w:tc>
        <w:tc>
          <w:tcPr>
            <w:tcW w:w="2884" w:type="dxa"/>
          </w:tcPr>
          <w:p w14:paraId="0196B9D5" w14:textId="63FA4B5D" w:rsidR="00934F72" w:rsidRPr="00A7425F" w:rsidRDefault="00AE1C58" w:rsidP="00934F72">
            <w:pPr>
              <w:pStyle w:val="ListParagraph"/>
              <w:spacing w:line="288"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7425F">
              <w:rPr>
                <w:rFonts w:ascii="Times New Roman" w:hAnsi="Times New Roman"/>
                <w:sz w:val="26"/>
                <w:szCs w:val="26"/>
              </w:rPr>
              <w:t>Hiển thị được trao đổi giữa khách hàng và NCC di động, hiển thị được trên bản đồ cơ chế khi NCC di chuyển</w:t>
            </w:r>
          </w:p>
        </w:tc>
        <w:tc>
          <w:tcPr>
            <w:tcW w:w="1600" w:type="dxa"/>
          </w:tcPr>
          <w:p w14:paraId="0E63D428" w14:textId="142A08DA" w:rsidR="00934F72" w:rsidRPr="00A7425F" w:rsidRDefault="00AE1C58" w:rsidP="00934F72">
            <w:pPr>
              <w:pStyle w:val="ListParagraph"/>
              <w:spacing w:line="288"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7425F">
              <w:rPr>
                <w:rFonts w:ascii="Times New Roman" w:hAnsi="Times New Roman"/>
                <w:sz w:val="26"/>
                <w:szCs w:val="26"/>
              </w:rPr>
              <w:t>YES</w:t>
            </w:r>
          </w:p>
        </w:tc>
      </w:tr>
      <w:tr w:rsidR="00934F72" w:rsidRPr="00A7425F" w14:paraId="731C9771"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661D45E3" w14:textId="2BA25369" w:rsidR="00934F72" w:rsidRPr="00A7425F" w:rsidRDefault="00AE1C58" w:rsidP="00934F72">
            <w:pPr>
              <w:pStyle w:val="ListParagraph"/>
              <w:spacing w:line="288" w:lineRule="auto"/>
              <w:ind w:left="0"/>
              <w:jc w:val="both"/>
              <w:rPr>
                <w:rFonts w:ascii="Times New Roman" w:hAnsi="Times New Roman"/>
                <w:sz w:val="26"/>
                <w:szCs w:val="26"/>
              </w:rPr>
            </w:pPr>
            <w:r w:rsidRPr="00A7425F">
              <w:rPr>
                <w:rFonts w:ascii="Times New Roman" w:hAnsi="Times New Roman"/>
                <w:sz w:val="26"/>
                <w:szCs w:val="26"/>
              </w:rPr>
              <w:t>7</w:t>
            </w:r>
          </w:p>
        </w:tc>
        <w:tc>
          <w:tcPr>
            <w:tcW w:w="3835" w:type="dxa"/>
          </w:tcPr>
          <w:p w14:paraId="0C0EF3D7" w14:textId="2ABE4C56" w:rsidR="00934F72" w:rsidRPr="00A7425F" w:rsidRDefault="00AE1C58" w:rsidP="00934F72">
            <w:pPr>
              <w:pStyle w:val="ListParagraph"/>
              <w:spacing w:line="288"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7425F">
              <w:rPr>
                <w:rFonts w:ascii="Times New Roman" w:hAnsi="Times New Roman"/>
                <w:sz w:val="26"/>
                <w:szCs w:val="26"/>
              </w:rPr>
              <w:t>Thiết lập tài khoản</w:t>
            </w:r>
          </w:p>
        </w:tc>
        <w:tc>
          <w:tcPr>
            <w:tcW w:w="2884" w:type="dxa"/>
          </w:tcPr>
          <w:p w14:paraId="34AD3D26" w14:textId="1888C8C2" w:rsidR="00934F72" w:rsidRPr="00A7425F" w:rsidRDefault="00AE1C58" w:rsidP="00934F72">
            <w:pPr>
              <w:pStyle w:val="ListParagraph"/>
              <w:spacing w:line="288"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7425F">
              <w:rPr>
                <w:rFonts w:ascii="Times New Roman" w:hAnsi="Times New Roman"/>
                <w:sz w:val="26"/>
                <w:szCs w:val="26"/>
              </w:rPr>
              <w:t>Hiển Giao diện cho phép ngừời dùng thay đổi.</w:t>
            </w:r>
          </w:p>
        </w:tc>
        <w:tc>
          <w:tcPr>
            <w:tcW w:w="1600" w:type="dxa"/>
          </w:tcPr>
          <w:p w14:paraId="750F9D90" w14:textId="7148DAB0" w:rsidR="00934F72" w:rsidRPr="00A7425F" w:rsidRDefault="00AE1C58" w:rsidP="00934F72">
            <w:pPr>
              <w:pStyle w:val="ListParagraph"/>
              <w:spacing w:line="288"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A7425F">
              <w:rPr>
                <w:rFonts w:ascii="Times New Roman" w:hAnsi="Times New Roman"/>
                <w:sz w:val="26"/>
                <w:szCs w:val="26"/>
              </w:rPr>
              <w:t>YES</w:t>
            </w:r>
          </w:p>
        </w:tc>
      </w:tr>
      <w:tr w:rsidR="00934F72" w:rsidRPr="00A7425F" w14:paraId="2E718BBA" w14:textId="77777777" w:rsidTr="000A7EBE">
        <w:tc>
          <w:tcPr>
            <w:cnfStyle w:val="001000000000" w:firstRow="0" w:lastRow="0" w:firstColumn="1" w:lastColumn="0" w:oddVBand="0" w:evenVBand="0" w:oddHBand="0" w:evenHBand="0" w:firstRowFirstColumn="0" w:firstRowLastColumn="0" w:lastRowFirstColumn="0" w:lastRowLastColumn="0"/>
            <w:tcW w:w="679" w:type="dxa"/>
          </w:tcPr>
          <w:p w14:paraId="2AEACD40" w14:textId="528A7991" w:rsidR="00934F72" w:rsidRPr="00A7425F" w:rsidRDefault="00AE1C58" w:rsidP="00934F72">
            <w:pPr>
              <w:pStyle w:val="ListParagraph"/>
              <w:spacing w:line="288" w:lineRule="auto"/>
              <w:ind w:left="0"/>
              <w:jc w:val="both"/>
              <w:rPr>
                <w:rFonts w:ascii="Times New Roman" w:hAnsi="Times New Roman"/>
                <w:sz w:val="26"/>
                <w:szCs w:val="26"/>
              </w:rPr>
            </w:pPr>
            <w:r w:rsidRPr="00A7425F">
              <w:rPr>
                <w:rFonts w:ascii="Times New Roman" w:hAnsi="Times New Roman"/>
                <w:sz w:val="26"/>
                <w:szCs w:val="26"/>
              </w:rPr>
              <w:t>8</w:t>
            </w:r>
          </w:p>
        </w:tc>
        <w:tc>
          <w:tcPr>
            <w:tcW w:w="3835" w:type="dxa"/>
          </w:tcPr>
          <w:p w14:paraId="0CD0EC31" w14:textId="5C9C3FCF" w:rsidR="00934F72" w:rsidRPr="00A7425F" w:rsidRDefault="00AE1C58" w:rsidP="00934F72">
            <w:pPr>
              <w:pStyle w:val="ListParagraph"/>
              <w:spacing w:line="288"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7425F">
              <w:rPr>
                <w:rFonts w:ascii="Times New Roman" w:hAnsi="Times New Roman"/>
                <w:sz w:val="26"/>
                <w:szCs w:val="26"/>
              </w:rPr>
              <w:t>Chi tiết sản phẩm khi được tìm kiếm</w:t>
            </w:r>
          </w:p>
        </w:tc>
        <w:tc>
          <w:tcPr>
            <w:tcW w:w="2884" w:type="dxa"/>
          </w:tcPr>
          <w:p w14:paraId="4601C268" w14:textId="05633391" w:rsidR="00934F72" w:rsidRPr="00A7425F" w:rsidRDefault="00AE1C58" w:rsidP="00934F72">
            <w:pPr>
              <w:pStyle w:val="ListParagraph"/>
              <w:spacing w:line="288"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7425F">
              <w:rPr>
                <w:rFonts w:ascii="Times New Roman" w:hAnsi="Times New Roman"/>
                <w:sz w:val="26"/>
                <w:szCs w:val="26"/>
              </w:rPr>
              <w:t>Hiển thị được chi tiết sản phẩm mà được tìm thấy</w:t>
            </w:r>
          </w:p>
        </w:tc>
        <w:tc>
          <w:tcPr>
            <w:tcW w:w="1600" w:type="dxa"/>
          </w:tcPr>
          <w:p w14:paraId="4C8BE8DF" w14:textId="12FA80C2" w:rsidR="00934F72" w:rsidRPr="00A7425F" w:rsidRDefault="00AE1C58" w:rsidP="00934F72">
            <w:pPr>
              <w:pStyle w:val="ListParagraph"/>
              <w:spacing w:line="288"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A7425F">
              <w:rPr>
                <w:rFonts w:ascii="Times New Roman" w:hAnsi="Times New Roman"/>
                <w:sz w:val="26"/>
                <w:szCs w:val="26"/>
              </w:rPr>
              <w:t>YES</w:t>
            </w:r>
          </w:p>
        </w:tc>
      </w:tr>
      <w:tr w:rsidR="00934F72" w:rsidRPr="00A7425F" w14:paraId="1819873B"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550A3ACE" w14:textId="2F2A5ED4" w:rsidR="00934F72" w:rsidRPr="00A7425F" w:rsidRDefault="00934F72" w:rsidP="00934F72">
            <w:pPr>
              <w:pStyle w:val="ListParagraph"/>
              <w:spacing w:line="288" w:lineRule="auto"/>
              <w:ind w:left="0"/>
              <w:jc w:val="both"/>
              <w:rPr>
                <w:rFonts w:ascii="Times New Roman" w:hAnsi="Times New Roman"/>
                <w:sz w:val="26"/>
                <w:szCs w:val="26"/>
              </w:rPr>
            </w:pPr>
          </w:p>
        </w:tc>
        <w:tc>
          <w:tcPr>
            <w:tcW w:w="3835" w:type="dxa"/>
          </w:tcPr>
          <w:p w14:paraId="047EE1AF" w14:textId="77777777" w:rsidR="00934F72" w:rsidRPr="00A7425F" w:rsidRDefault="00934F72" w:rsidP="00934F72">
            <w:pPr>
              <w:pStyle w:val="ListParagraph"/>
              <w:spacing w:line="288"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2884" w:type="dxa"/>
          </w:tcPr>
          <w:p w14:paraId="12A498D2" w14:textId="77777777" w:rsidR="00934F72" w:rsidRPr="00A7425F" w:rsidRDefault="00934F72" w:rsidP="00934F72">
            <w:pPr>
              <w:pStyle w:val="ListParagraph"/>
              <w:spacing w:line="288"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1600" w:type="dxa"/>
          </w:tcPr>
          <w:p w14:paraId="4F876424" w14:textId="77777777" w:rsidR="00934F72" w:rsidRPr="00A7425F" w:rsidRDefault="00934F72" w:rsidP="00934F72">
            <w:pPr>
              <w:pStyle w:val="ListParagraph"/>
              <w:spacing w:line="288"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bl>
    <w:p w14:paraId="1463F572" w14:textId="5B894B8A" w:rsidR="000A7EBE" w:rsidRPr="00A7425F" w:rsidRDefault="000A7EBE" w:rsidP="003D2471">
      <w:pPr>
        <w:pStyle w:val="Stylebang"/>
      </w:pPr>
      <w:bookmarkStart w:id="403" w:name="_Toc293754154"/>
      <w:bookmarkStart w:id="404" w:name="_Toc293772895"/>
      <w:bookmarkStart w:id="405" w:name="_Toc293773105"/>
      <w:bookmarkStart w:id="406" w:name="_Toc293773470"/>
      <w:bookmarkStart w:id="407" w:name="_Toc293773534"/>
      <w:r w:rsidRPr="00A7425F">
        <w:t xml:space="preserve">Bảng </w:t>
      </w:r>
      <w:r w:rsidR="00301410">
        <w:t>13 -</w:t>
      </w:r>
      <w:r w:rsidRPr="00A7425F">
        <w:t xml:space="preserve"> Kiểm thử giao diện</w:t>
      </w:r>
      <w:bookmarkEnd w:id="403"/>
      <w:bookmarkEnd w:id="404"/>
      <w:bookmarkEnd w:id="405"/>
      <w:bookmarkEnd w:id="406"/>
      <w:bookmarkEnd w:id="407"/>
    </w:p>
    <w:p w14:paraId="7FEEA7B6" w14:textId="59CBCD00" w:rsidR="00934F72" w:rsidRPr="00A7425F" w:rsidRDefault="00AA7262" w:rsidP="00913EB6">
      <w:pPr>
        <w:pStyle w:val="Heading4"/>
        <w:ind w:firstLine="720"/>
      </w:pPr>
      <w:bookmarkStart w:id="408" w:name="_Toc293773535"/>
      <w:bookmarkStart w:id="409" w:name="_Toc293784721"/>
      <w:r w:rsidRPr="00A7425F">
        <w:t>3.3</w:t>
      </w:r>
      <w:r w:rsidR="006524CC" w:rsidRPr="00A7425F">
        <w:t>.1.2 Các tình huống kiểm thử</w:t>
      </w:r>
      <w:bookmarkEnd w:id="408"/>
      <w:bookmarkEnd w:id="409"/>
    </w:p>
    <w:p w14:paraId="2DA87489" w14:textId="77777777" w:rsidR="006524CC" w:rsidRPr="00A7425F" w:rsidRDefault="006524CC" w:rsidP="006524CC">
      <w:pPr>
        <w:rPr>
          <w:szCs w:val="26"/>
        </w:rPr>
      </w:pPr>
      <w:r w:rsidRPr="00A7425F">
        <w:rPr>
          <w:szCs w:val="26"/>
        </w:rPr>
        <w:tab/>
      </w:r>
    </w:p>
    <w:tbl>
      <w:tblPr>
        <w:tblStyle w:val="LightList-Accent11"/>
        <w:tblW w:w="0" w:type="auto"/>
        <w:tblLook w:val="04A0" w:firstRow="1" w:lastRow="0" w:firstColumn="1" w:lastColumn="0" w:noHBand="0" w:noVBand="1"/>
      </w:tblPr>
      <w:tblGrid>
        <w:gridCol w:w="2358"/>
        <w:gridCol w:w="2070"/>
        <w:gridCol w:w="3600"/>
        <w:gridCol w:w="970"/>
      </w:tblGrid>
      <w:tr w:rsidR="0066227C" w:rsidRPr="00A7425F" w14:paraId="0A2A54BE" w14:textId="77777777" w:rsidTr="000A7E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6C0159F" w14:textId="0943A469" w:rsidR="006524CC" w:rsidRPr="00A7425F" w:rsidRDefault="006524CC" w:rsidP="006524CC">
            <w:pPr>
              <w:rPr>
                <w:szCs w:val="26"/>
              </w:rPr>
            </w:pPr>
            <w:r w:rsidRPr="00A7425F">
              <w:rPr>
                <w:szCs w:val="26"/>
              </w:rPr>
              <w:t>Tình huống</w:t>
            </w:r>
          </w:p>
        </w:tc>
        <w:tc>
          <w:tcPr>
            <w:tcW w:w="2070" w:type="dxa"/>
          </w:tcPr>
          <w:p w14:paraId="220A48AF" w14:textId="3FCC54CE" w:rsidR="006524CC" w:rsidRPr="00A7425F" w:rsidRDefault="006524CC" w:rsidP="006524CC">
            <w:pPr>
              <w:cnfStyle w:val="100000000000" w:firstRow="1" w:lastRow="0" w:firstColumn="0" w:lastColumn="0" w:oddVBand="0" w:evenVBand="0" w:oddHBand="0" w:evenHBand="0" w:firstRowFirstColumn="0" w:firstRowLastColumn="0" w:lastRowFirstColumn="0" w:lastRowLastColumn="0"/>
              <w:rPr>
                <w:szCs w:val="26"/>
              </w:rPr>
            </w:pPr>
            <w:r w:rsidRPr="00A7425F">
              <w:rPr>
                <w:szCs w:val="26"/>
              </w:rPr>
              <w:t>Dữ liệu</w:t>
            </w:r>
          </w:p>
        </w:tc>
        <w:tc>
          <w:tcPr>
            <w:tcW w:w="3600" w:type="dxa"/>
          </w:tcPr>
          <w:p w14:paraId="7F9325D5" w14:textId="14977B1F" w:rsidR="006524CC" w:rsidRPr="00A7425F" w:rsidRDefault="006524CC" w:rsidP="006524CC">
            <w:pPr>
              <w:cnfStyle w:val="100000000000" w:firstRow="1" w:lastRow="0" w:firstColumn="0" w:lastColumn="0" w:oddVBand="0" w:evenVBand="0" w:oddHBand="0" w:evenHBand="0" w:firstRowFirstColumn="0" w:firstRowLastColumn="0" w:lastRowFirstColumn="0" w:lastRowLastColumn="0"/>
              <w:rPr>
                <w:szCs w:val="26"/>
              </w:rPr>
            </w:pPr>
            <w:r w:rsidRPr="00A7425F">
              <w:rPr>
                <w:szCs w:val="26"/>
              </w:rPr>
              <w:t>Yêu cầu kết quả</w:t>
            </w:r>
          </w:p>
        </w:tc>
        <w:tc>
          <w:tcPr>
            <w:tcW w:w="970" w:type="dxa"/>
          </w:tcPr>
          <w:p w14:paraId="4B1F486D" w14:textId="49A0AB31" w:rsidR="006524CC" w:rsidRPr="00A7425F" w:rsidRDefault="006524CC" w:rsidP="006524CC">
            <w:pPr>
              <w:cnfStyle w:val="100000000000" w:firstRow="1" w:lastRow="0" w:firstColumn="0" w:lastColumn="0" w:oddVBand="0" w:evenVBand="0" w:oddHBand="0" w:evenHBand="0" w:firstRowFirstColumn="0" w:firstRowLastColumn="0" w:lastRowFirstColumn="0" w:lastRowLastColumn="0"/>
              <w:rPr>
                <w:szCs w:val="26"/>
              </w:rPr>
            </w:pPr>
            <w:r w:rsidRPr="00A7425F">
              <w:rPr>
                <w:szCs w:val="26"/>
              </w:rPr>
              <w:t>Kết quả</w:t>
            </w:r>
          </w:p>
        </w:tc>
      </w:tr>
      <w:tr w:rsidR="0066227C" w:rsidRPr="00A7425F" w14:paraId="0E83BF23"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501BA05" w14:textId="6516D2DB" w:rsidR="00834483" w:rsidRPr="00A7425F" w:rsidRDefault="00834483" w:rsidP="006524CC">
            <w:pPr>
              <w:rPr>
                <w:szCs w:val="26"/>
              </w:rPr>
            </w:pPr>
            <w:r w:rsidRPr="00A7425F">
              <w:rPr>
                <w:szCs w:val="26"/>
              </w:rPr>
              <w:t>Nhập thiếu dữ liệu khi đăng ký tài khoản</w:t>
            </w:r>
          </w:p>
        </w:tc>
        <w:tc>
          <w:tcPr>
            <w:tcW w:w="2070" w:type="dxa"/>
          </w:tcPr>
          <w:p w14:paraId="7E49FFBE" w14:textId="67EFB4C7" w:rsidR="00834483" w:rsidRPr="00A7425F" w:rsidRDefault="00834483" w:rsidP="0066227C">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 xml:space="preserve">Nhập vào địa chỉ </w:t>
            </w:r>
            <w:r w:rsidR="0066227C" w:rsidRPr="00A7425F">
              <w:rPr>
                <w:szCs w:val="26"/>
              </w:rPr>
              <w:t>username</w:t>
            </w:r>
            <w:r w:rsidRPr="00A7425F">
              <w:rPr>
                <w:szCs w:val="26"/>
              </w:rPr>
              <w:t xml:space="preserve"> đã tồn tại trong hệ thống</w:t>
            </w:r>
          </w:p>
        </w:tc>
        <w:tc>
          <w:tcPr>
            <w:tcW w:w="3600" w:type="dxa"/>
          </w:tcPr>
          <w:p w14:paraId="77E5297C" w14:textId="683784CC" w:rsidR="00834483" w:rsidRPr="00A7425F" w:rsidRDefault="00834483" w:rsidP="0066227C">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 xml:space="preserve">Hiện thông báo cho người dung biết </w:t>
            </w:r>
            <w:r w:rsidR="0066227C" w:rsidRPr="00A7425F">
              <w:rPr>
                <w:szCs w:val="26"/>
              </w:rPr>
              <w:t>tài khoản</w:t>
            </w:r>
            <w:r w:rsidRPr="00A7425F">
              <w:rPr>
                <w:szCs w:val="26"/>
              </w:rPr>
              <w:t xml:space="preserve"> đã được đăng ký.</w:t>
            </w:r>
          </w:p>
        </w:tc>
        <w:tc>
          <w:tcPr>
            <w:tcW w:w="970" w:type="dxa"/>
          </w:tcPr>
          <w:p w14:paraId="2D7577DA" w14:textId="3DE01825" w:rsidR="00834483" w:rsidRPr="00A7425F" w:rsidRDefault="00834483" w:rsidP="006524CC">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YES</w:t>
            </w:r>
          </w:p>
        </w:tc>
      </w:tr>
      <w:tr w:rsidR="0066227C" w:rsidRPr="00A7425F" w14:paraId="66F4A059" w14:textId="77777777" w:rsidTr="000A7EBE">
        <w:tc>
          <w:tcPr>
            <w:cnfStyle w:val="001000000000" w:firstRow="0" w:lastRow="0" w:firstColumn="1" w:lastColumn="0" w:oddVBand="0" w:evenVBand="0" w:oddHBand="0" w:evenHBand="0" w:firstRowFirstColumn="0" w:firstRowLastColumn="0" w:lastRowFirstColumn="0" w:lastRowLastColumn="0"/>
            <w:tcW w:w="2358" w:type="dxa"/>
          </w:tcPr>
          <w:p w14:paraId="6F486C7E" w14:textId="246D8A4B" w:rsidR="006524CC" w:rsidRPr="00A7425F" w:rsidRDefault="0066227C" w:rsidP="006524CC">
            <w:pPr>
              <w:rPr>
                <w:szCs w:val="26"/>
              </w:rPr>
            </w:pPr>
            <w:r w:rsidRPr="00A7425F">
              <w:rPr>
                <w:szCs w:val="26"/>
              </w:rPr>
              <w:t>Đăng ký thành công tài khoản</w:t>
            </w:r>
          </w:p>
        </w:tc>
        <w:tc>
          <w:tcPr>
            <w:tcW w:w="2070" w:type="dxa"/>
          </w:tcPr>
          <w:p w14:paraId="48770241" w14:textId="77777777" w:rsidR="006524CC" w:rsidRPr="00A7425F" w:rsidRDefault="006524CC" w:rsidP="006524CC">
            <w:pPr>
              <w:cnfStyle w:val="000000000000" w:firstRow="0" w:lastRow="0" w:firstColumn="0" w:lastColumn="0" w:oddVBand="0" w:evenVBand="0" w:oddHBand="0" w:evenHBand="0" w:firstRowFirstColumn="0" w:firstRowLastColumn="0" w:lastRowFirstColumn="0" w:lastRowLastColumn="0"/>
              <w:rPr>
                <w:szCs w:val="26"/>
              </w:rPr>
            </w:pPr>
          </w:p>
        </w:tc>
        <w:tc>
          <w:tcPr>
            <w:tcW w:w="3600" w:type="dxa"/>
          </w:tcPr>
          <w:p w14:paraId="189E416C" w14:textId="00460432" w:rsidR="006524CC" w:rsidRPr="00A7425F" w:rsidRDefault="0066227C" w:rsidP="006524CC">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Hiển thị thông báo thành công</w:t>
            </w:r>
          </w:p>
        </w:tc>
        <w:tc>
          <w:tcPr>
            <w:tcW w:w="970" w:type="dxa"/>
          </w:tcPr>
          <w:p w14:paraId="0A407C7E" w14:textId="191B905D" w:rsidR="006524CC" w:rsidRPr="00A7425F" w:rsidRDefault="0066227C" w:rsidP="006524CC">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YES</w:t>
            </w:r>
          </w:p>
        </w:tc>
      </w:tr>
      <w:tr w:rsidR="0066227C" w:rsidRPr="00A7425F" w14:paraId="48F51A61"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1B86779" w14:textId="7E2F5CD9" w:rsidR="006524CC" w:rsidRPr="00A7425F" w:rsidRDefault="0066227C" w:rsidP="006524CC">
            <w:pPr>
              <w:rPr>
                <w:szCs w:val="26"/>
              </w:rPr>
            </w:pPr>
            <w:r w:rsidRPr="00A7425F">
              <w:rPr>
                <w:szCs w:val="26"/>
              </w:rPr>
              <w:t>Thay đổi mật khẩu</w:t>
            </w:r>
          </w:p>
        </w:tc>
        <w:tc>
          <w:tcPr>
            <w:tcW w:w="2070" w:type="dxa"/>
          </w:tcPr>
          <w:p w14:paraId="2A667170" w14:textId="77777777" w:rsidR="006524CC" w:rsidRPr="00A7425F" w:rsidRDefault="006524CC" w:rsidP="006524CC">
            <w:pPr>
              <w:cnfStyle w:val="000000100000" w:firstRow="0" w:lastRow="0" w:firstColumn="0" w:lastColumn="0" w:oddVBand="0" w:evenVBand="0" w:oddHBand="1" w:evenHBand="0" w:firstRowFirstColumn="0" w:firstRowLastColumn="0" w:lastRowFirstColumn="0" w:lastRowLastColumn="0"/>
              <w:rPr>
                <w:szCs w:val="26"/>
              </w:rPr>
            </w:pPr>
          </w:p>
        </w:tc>
        <w:tc>
          <w:tcPr>
            <w:tcW w:w="3600" w:type="dxa"/>
          </w:tcPr>
          <w:p w14:paraId="371A9F6B" w14:textId="628C3744" w:rsidR="006524CC" w:rsidRPr="00A7425F" w:rsidRDefault="0066227C" w:rsidP="006524CC">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 xml:space="preserve">Hiển thị thông báo thành công </w:t>
            </w:r>
          </w:p>
        </w:tc>
        <w:tc>
          <w:tcPr>
            <w:tcW w:w="970" w:type="dxa"/>
          </w:tcPr>
          <w:p w14:paraId="13629B86" w14:textId="383107DE" w:rsidR="006524CC" w:rsidRPr="00A7425F" w:rsidRDefault="0066227C" w:rsidP="006524CC">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YES</w:t>
            </w:r>
          </w:p>
        </w:tc>
      </w:tr>
      <w:tr w:rsidR="0066227C" w:rsidRPr="00A7425F" w14:paraId="73A10203" w14:textId="77777777" w:rsidTr="000A7EBE">
        <w:tc>
          <w:tcPr>
            <w:cnfStyle w:val="001000000000" w:firstRow="0" w:lastRow="0" w:firstColumn="1" w:lastColumn="0" w:oddVBand="0" w:evenVBand="0" w:oddHBand="0" w:evenHBand="0" w:firstRowFirstColumn="0" w:firstRowLastColumn="0" w:lastRowFirstColumn="0" w:lastRowLastColumn="0"/>
            <w:tcW w:w="2358" w:type="dxa"/>
          </w:tcPr>
          <w:p w14:paraId="7E01C5A3" w14:textId="1D214C93" w:rsidR="006524CC" w:rsidRPr="00A7425F" w:rsidRDefault="004454CC" w:rsidP="006524CC">
            <w:pPr>
              <w:rPr>
                <w:szCs w:val="26"/>
              </w:rPr>
            </w:pPr>
            <w:r w:rsidRPr="00A7425F">
              <w:rPr>
                <w:szCs w:val="26"/>
              </w:rPr>
              <w:t xml:space="preserve">Kiểm tra email, sồ </w:t>
            </w:r>
            <w:r w:rsidRPr="00A7425F">
              <w:rPr>
                <w:szCs w:val="26"/>
              </w:rPr>
              <w:lastRenderedPageBreak/>
              <w:t>điện thoại</w:t>
            </w:r>
          </w:p>
        </w:tc>
        <w:tc>
          <w:tcPr>
            <w:tcW w:w="2070" w:type="dxa"/>
          </w:tcPr>
          <w:p w14:paraId="25080C95" w14:textId="5174065B" w:rsidR="006524CC" w:rsidRPr="00A7425F" w:rsidRDefault="004454CC" w:rsidP="006524CC">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lastRenderedPageBreak/>
              <w:t xml:space="preserve">Nhập vào email </w:t>
            </w:r>
            <w:r w:rsidR="001164A1" w:rsidRPr="00A7425F">
              <w:rPr>
                <w:szCs w:val="26"/>
              </w:rPr>
              <w:lastRenderedPageBreak/>
              <w:t>,số điện thoại</w:t>
            </w:r>
          </w:p>
        </w:tc>
        <w:tc>
          <w:tcPr>
            <w:tcW w:w="3600" w:type="dxa"/>
          </w:tcPr>
          <w:p w14:paraId="40D7681A" w14:textId="29521033" w:rsidR="006524CC" w:rsidRPr="00A7425F" w:rsidRDefault="004454CC" w:rsidP="006524CC">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lastRenderedPageBreak/>
              <w:t>Hiên thị kết quả kiểm tra</w:t>
            </w:r>
          </w:p>
        </w:tc>
        <w:tc>
          <w:tcPr>
            <w:tcW w:w="970" w:type="dxa"/>
          </w:tcPr>
          <w:p w14:paraId="22C17B39" w14:textId="4C444E37" w:rsidR="006524CC" w:rsidRPr="00A7425F" w:rsidRDefault="004454CC" w:rsidP="006524CC">
            <w:pPr>
              <w:cnfStyle w:val="000000000000" w:firstRow="0" w:lastRow="0" w:firstColumn="0" w:lastColumn="0" w:oddVBand="0" w:evenVBand="0" w:oddHBand="0" w:evenHBand="0" w:firstRowFirstColumn="0" w:firstRowLastColumn="0" w:lastRowFirstColumn="0" w:lastRowLastColumn="0"/>
              <w:rPr>
                <w:szCs w:val="26"/>
              </w:rPr>
            </w:pPr>
            <w:r w:rsidRPr="00A7425F">
              <w:rPr>
                <w:szCs w:val="26"/>
              </w:rPr>
              <w:t>NO</w:t>
            </w:r>
          </w:p>
        </w:tc>
      </w:tr>
      <w:tr w:rsidR="0066227C" w:rsidRPr="00A7425F" w14:paraId="5EF72DCD"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2D711CC" w14:textId="31925BAE" w:rsidR="006524CC" w:rsidRPr="00A7425F" w:rsidRDefault="002602BD" w:rsidP="006524CC">
            <w:pPr>
              <w:rPr>
                <w:szCs w:val="26"/>
              </w:rPr>
            </w:pPr>
            <w:r w:rsidRPr="00A7425F">
              <w:rPr>
                <w:szCs w:val="26"/>
              </w:rPr>
              <w:lastRenderedPageBreak/>
              <w:t>Kiểm tra nhắc lại mật khẩu</w:t>
            </w:r>
          </w:p>
        </w:tc>
        <w:tc>
          <w:tcPr>
            <w:tcW w:w="2070" w:type="dxa"/>
          </w:tcPr>
          <w:p w14:paraId="0FD27762" w14:textId="5A0F8539" w:rsidR="006524CC" w:rsidRPr="00A7425F" w:rsidRDefault="002602BD" w:rsidP="006524CC">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Nhập vào mật khẩu, và nhắc lại mật khẩu</w:t>
            </w:r>
          </w:p>
        </w:tc>
        <w:tc>
          <w:tcPr>
            <w:tcW w:w="3600" w:type="dxa"/>
          </w:tcPr>
          <w:p w14:paraId="183AADE4" w14:textId="3F2CDEEE" w:rsidR="006524CC" w:rsidRPr="00A7425F" w:rsidRDefault="002602BD" w:rsidP="006524CC">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Hiển thị thông báo cho người dùng biết mật khẩu không khớp nhau</w:t>
            </w:r>
          </w:p>
        </w:tc>
        <w:tc>
          <w:tcPr>
            <w:tcW w:w="970" w:type="dxa"/>
          </w:tcPr>
          <w:p w14:paraId="1E2DD2A8" w14:textId="37712C40" w:rsidR="006524CC" w:rsidRPr="00A7425F" w:rsidRDefault="002602BD" w:rsidP="006524CC">
            <w:pPr>
              <w:cnfStyle w:val="000000100000" w:firstRow="0" w:lastRow="0" w:firstColumn="0" w:lastColumn="0" w:oddVBand="0" w:evenVBand="0" w:oddHBand="1" w:evenHBand="0" w:firstRowFirstColumn="0" w:firstRowLastColumn="0" w:lastRowFirstColumn="0" w:lastRowLastColumn="0"/>
              <w:rPr>
                <w:szCs w:val="26"/>
              </w:rPr>
            </w:pPr>
            <w:r w:rsidRPr="00A7425F">
              <w:rPr>
                <w:szCs w:val="26"/>
              </w:rPr>
              <w:t>NO</w:t>
            </w:r>
          </w:p>
        </w:tc>
      </w:tr>
      <w:tr w:rsidR="0066227C" w:rsidRPr="00A7425F" w14:paraId="23554751" w14:textId="77777777" w:rsidTr="000A7EBE">
        <w:tc>
          <w:tcPr>
            <w:cnfStyle w:val="001000000000" w:firstRow="0" w:lastRow="0" w:firstColumn="1" w:lastColumn="0" w:oddVBand="0" w:evenVBand="0" w:oddHBand="0" w:evenHBand="0" w:firstRowFirstColumn="0" w:firstRowLastColumn="0" w:lastRowFirstColumn="0" w:lastRowLastColumn="0"/>
            <w:tcW w:w="2358" w:type="dxa"/>
          </w:tcPr>
          <w:p w14:paraId="4BA50935" w14:textId="6C5A3467" w:rsidR="006524CC" w:rsidRPr="00A7425F" w:rsidRDefault="006524CC" w:rsidP="006524CC">
            <w:pPr>
              <w:rPr>
                <w:szCs w:val="26"/>
              </w:rPr>
            </w:pPr>
          </w:p>
        </w:tc>
        <w:tc>
          <w:tcPr>
            <w:tcW w:w="2070" w:type="dxa"/>
          </w:tcPr>
          <w:p w14:paraId="155F1A23" w14:textId="77777777" w:rsidR="006524CC" w:rsidRPr="00A7425F" w:rsidRDefault="006524CC" w:rsidP="006524CC">
            <w:pPr>
              <w:cnfStyle w:val="000000000000" w:firstRow="0" w:lastRow="0" w:firstColumn="0" w:lastColumn="0" w:oddVBand="0" w:evenVBand="0" w:oddHBand="0" w:evenHBand="0" w:firstRowFirstColumn="0" w:firstRowLastColumn="0" w:lastRowFirstColumn="0" w:lastRowLastColumn="0"/>
              <w:rPr>
                <w:szCs w:val="26"/>
              </w:rPr>
            </w:pPr>
          </w:p>
        </w:tc>
        <w:tc>
          <w:tcPr>
            <w:tcW w:w="3600" w:type="dxa"/>
          </w:tcPr>
          <w:p w14:paraId="7C7A690F" w14:textId="5B9946E2" w:rsidR="006524CC" w:rsidRPr="00A7425F" w:rsidRDefault="006524CC" w:rsidP="006524CC">
            <w:pPr>
              <w:cnfStyle w:val="000000000000" w:firstRow="0" w:lastRow="0" w:firstColumn="0" w:lastColumn="0" w:oddVBand="0" w:evenVBand="0" w:oddHBand="0" w:evenHBand="0" w:firstRowFirstColumn="0" w:firstRowLastColumn="0" w:lastRowFirstColumn="0" w:lastRowLastColumn="0"/>
              <w:rPr>
                <w:szCs w:val="26"/>
              </w:rPr>
            </w:pPr>
          </w:p>
        </w:tc>
        <w:tc>
          <w:tcPr>
            <w:tcW w:w="970" w:type="dxa"/>
          </w:tcPr>
          <w:p w14:paraId="7F1D5510" w14:textId="2241227F" w:rsidR="006524CC" w:rsidRPr="00A7425F" w:rsidRDefault="006524CC" w:rsidP="006524CC">
            <w:pPr>
              <w:cnfStyle w:val="000000000000" w:firstRow="0" w:lastRow="0" w:firstColumn="0" w:lastColumn="0" w:oddVBand="0" w:evenVBand="0" w:oddHBand="0" w:evenHBand="0" w:firstRowFirstColumn="0" w:firstRowLastColumn="0" w:lastRowFirstColumn="0" w:lastRowLastColumn="0"/>
              <w:rPr>
                <w:szCs w:val="26"/>
              </w:rPr>
            </w:pPr>
          </w:p>
        </w:tc>
      </w:tr>
      <w:tr w:rsidR="0066227C" w:rsidRPr="00A7425F" w14:paraId="246786B4" w14:textId="77777777" w:rsidTr="000A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99DB5AF" w14:textId="51A970D3" w:rsidR="006524CC" w:rsidRPr="00A7425F" w:rsidRDefault="006524CC" w:rsidP="006524CC">
            <w:pPr>
              <w:rPr>
                <w:szCs w:val="26"/>
              </w:rPr>
            </w:pPr>
          </w:p>
        </w:tc>
        <w:tc>
          <w:tcPr>
            <w:tcW w:w="2070" w:type="dxa"/>
          </w:tcPr>
          <w:p w14:paraId="524FCA72" w14:textId="77777777" w:rsidR="006524CC" w:rsidRPr="00A7425F" w:rsidRDefault="006524CC" w:rsidP="006524CC">
            <w:pPr>
              <w:cnfStyle w:val="000000100000" w:firstRow="0" w:lastRow="0" w:firstColumn="0" w:lastColumn="0" w:oddVBand="0" w:evenVBand="0" w:oddHBand="1" w:evenHBand="0" w:firstRowFirstColumn="0" w:firstRowLastColumn="0" w:lastRowFirstColumn="0" w:lastRowLastColumn="0"/>
              <w:rPr>
                <w:szCs w:val="26"/>
              </w:rPr>
            </w:pPr>
          </w:p>
        </w:tc>
        <w:tc>
          <w:tcPr>
            <w:tcW w:w="3600" w:type="dxa"/>
          </w:tcPr>
          <w:p w14:paraId="5A166961" w14:textId="77777777" w:rsidR="006524CC" w:rsidRPr="00A7425F" w:rsidRDefault="006524CC" w:rsidP="006524CC">
            <w:pPr>
              <w:cnfStyle w:val="000000100000" w:firstRow="0" w:lastRow="0" w:firstColumn="0" w:lastColumn="0" w:oddVBand="0" w:evenVBand="0" w:oddHBand="1" w:evenHBand="0" w:firstRowFirstColumn="0" w:firstRowLastColumn="0" w:lastRowFirstColumn="0" w:lastRowLastColumn="0"/>
              <w:rPr>
                <w:szCs w:val="26"/>
              </w:rPr>
            </w:pPr>
          </w:p>
        </w:tc>
        <w:tc>
          <w:tcPr>
            <w:tcW w:w="970" w:type="dxa"/>
          </w:tcPr>
          <w:p w14:paraId="28D592A5" w14:textId="77777777" w:rsidR="006524CC" w:rsidRPr="00A7425F" w:rsidRDefault="006524CC" w:rsidP="006524CC">
            <w:pPr>
              <w:cnfStyle w:val="000000100000" w:firstRow="0" w:lastRow="0" w:firstColumn="0" w:lastColumn="0" w:oddVBand="0" w:evenVBand="0" w:oddHBand="1" w:evenHBand="0" w:firstRowFirstColumn="0" w:firstRowLastColumn="0" w:lastRowFirstColumn="0" w:lastRowLastColumn="0"/>
              <w:rPr>
                <w:szCs w:val="26"/>
              </w:rPr>
            </w:pPr>
          </w:p>
        </w:tc>
      </w:tr>
    </w:tbl>
    <w:p w14:paraId="170BCDC6" w14:textId="77777777" w:rsidR="007765D3" w:rsidRPr="00A7425F" w:rsidRDefault="007765D3" w:rsidP="007765D3">
      <w:pPr>
        <w:rPr>
          <w:szCs w:val="26"/>
        </w:rPr>
      </w:pPr>
      <w:bookmarkStart w:id="410" w:name="_Toc262138477"/>
      <w:bookmarkStart w:id="411" w:name="_Toc388288972"/>
      <w:bookmarkStart w:id="412" w:name="_Toc262198069"/>
      <w:bookmarkEnd w:id="396"/>
      <w:bookmarkEnd w:id="397"/>
      <w:bookmarkEnd w:id="398"/>
      <w:bookmarkEnd w:id="399"/>
    </w:p>
    <w:p w14:paraId="650E2EB3" w14:textId="052CFEFB" w:rsidR="000A7EBE" w:rsidRPr="00A7425F" w:rsidRDefault="00DE6A11" w:rsidP="003D2471">
      <w:pPr>
        <w:pStyle w:val="Stylebang"/>
      </w:pPr>
      <w:bookmarkStart w:id="413" w:name="_Toc293754155"/>
      <w:bookmarkStart w:id="414" w:name="_Toc293772896"/>
      <w:bookmarkStart w:id="415" w:name="_Toc293773106"/>
      <w:bookmarkStart w:id="416" w:name="_Toc293773471"/>
      <w:bookmarkStart w:id="417" w:name="_Toc293773536"/>
      <w:r>
        <w:t>Bảng 14 -</w:t>
      </w:r>
      <w:r w:rsidR="000A7EBE" w:rsidRPr="00A7425F">
        <w:t xml:space="preserve"> Tình huống kiểm thử</w:t>
      </w:r>
      <w:bookmarkEnd w:id="413"/>
      <w:bookmarkEnd w:id="414"/>
      <w:bookmarkEnd w:id="415"/>
      <w:bookmarkEnd w:id="416"/>
      <w:bookmarkEnd w:id="417"/>
    </w:p>
    <w:p w14:paraId="3AE1D3B0" w14:textId="77777777" w:rsidR="007765D3" w:rsidRPr="00A7425F" w:rsidRDefault="007765D3" w:rsidP="007765D3">
      <w:pPr>
        <w:rPr>
          <w:szCs w:val="26"/>
        </w:rPr>
      </w:pPr>
    </w:p>
    <w:p w14:paraId="24629B3B" w14:textId="77777777" w:rsidR="00826FFA" w:rsidRPr="00A7425F" w:rsidRDefault="00826FFA" w:rsidP="007765D3">
      <w:pPr>
        <w:rPr>
          <w:szCs w:val="26"/>
        </w:rPr>
      </w:pPr>
    </w:p>
    <w:p w14:paraId="654F6AF8" w14:textId="77777777" w:rsidR="00826FFA" w:rsidRPr="00A7425F" w:rsidRDefault="00826FFA" w:rsidP="007765D3">
      <w:pPr>
        <w:rPr>
          <w:szCs w:val="26"/>
        </w:rPr>
      </w:pPr>
    </w:p>
    <w:p w14:paraId="32C7AA6D" w14:textId="77777777" w:rsidR="00826FFA" w:rsidRPr="00A7425F" w:rsidRDefault="00826FFA" w:rsidP="007765D3">
      <w:pPr>
        <w:rPr>
          <w:szCs w:val="26"/>
        </w:rPr>
      </w:pPr>
    </w:p>
    <w:p w14:paraId="30E1D484" w14:textId="77777777" w:rsidR="00826FFA" w:rsidRPr="00A7425F" w:rsidRDefault="00826FFA" w:rsidP="007765D3">
      <w:pPr>
        <w:rPr>
          <w:szCs w:val="26"/>
        </w:rPr>
      </w:pPr>
    </w:p>
    <w:p w14:paraId="62A29947" w14:textId="77777777" w:rsidR="00826FFA" w:rsidRPr="00A7425F" w:rsidRDefault="00826FFA" w:rsidP="007765D3">
      <w:pPr>
        <w:rPr>
          <w:szCs w:val="26"/>
        </w:rPr>
      </w:pPr>
    </w:p>
    <w:p w14:paraId="12DF2405" w14:textId="77777777" w:rsidR="00826FFA" w:rsidRPr="00A7425F" w:rsidRDefault="00826FFA" w:rsidP="007765D3">
      <w:pPr>
        <w:rPr>
          <w:szCs w:val="26"/>
        </w:rPr>
      </w:pPr>
    </w:p>
    <w:p w14:paraId="15758486" w14:textId="77777777" w:rsidR="00826FFA" w:rsidRPr="00A7425F" w:rsidRDefault="00826FFA" w:rsidP="007765D3">
      <w:pPr>
        <w:rPr>
          <w:szCs w:val="26"/>
        </w:rPr>
      </w:pPr>
    </w:p>
    <w:p w14:paraId="5869BEB4" w14:textId="77777777" w:rsidR="00826FFA" w:rsidRPr="00A7425F" w:rsidRDefault="00826FFA" w:rsidP="007765D3">
      <w:pPr>
        <w:rPr>
          <w:szCs w:val="26"/>
        </w:rPr>
      </w:pPr>
    </w:p>
    <w:p w14:paraId="6BC5D7CE" w14:textId="77777777" w:rsidR="00826FFA" w:rsidRPr="00A7425F" w:rsidRDefault="00826FFA" w:rsidP="007765D3">
      <w:pPr>
        <w:rPr>
          <w:szCs w:val="26"/>
        </w:rPr>
      </w:pPr>
    </w:p>
    <w:p w14:paraId="1FF4E091" w14:textId="77777777" w:rsidR="00826FFA" w:rsidRPr="00A7425F" w:rsidRDefault="00826FFA" w:rsidP="007765D3">
      <w:pPr>
        <w:rPr>
          <w:szCs w:val="26"/>
        </w:rPr>
      </w:pPr>
    </w:p>
    <w:p w14:paraId="1057CF5B" w14:textId="77777777" w:rsidR="00826FFA" w:rsidRPr="00A7425F" w:rsidRDefault="00826FFA" w:rsidP="007765D3">
      <w:pPr>
        <w:rPr>
          <w:szCs w:val="26"/>
        </w:rPr>
      </w:pPr>
    </w:p>
    <w:p w14:paraId="13BA7DC6" w14:textId="77777777" w:rsidR="00826FFA" w:rsidRPr="00A7425F" w:rsidRDefault="00826FFA" w:rsidP="007765D3">
      <w:pPr>
        <w:rPr>
          <w:szCs w:val="26"/>
        </w:rPr>
      </w:pPr>
    </w:p>
    <w:p w14:paraId="7477D2BE" w14:textId="77777777" w:rsidR="00826FFA" w:rsidRPr="00A7425F" w:rsidRDefault="00826FFA" w:rsidP="007765D3">
      <w:pPr>
        <w:rPr>
          <w:szCs w:val="26"/>
        </w:rPr>
      </w:pPr>
    </w:p>
    <w:p w14:paraId="33DCBD9B" w14:textId="77777777" w:rsidR="00826FFA" w:rsidRPr="00A7425F" w:rsidRDefault="00826FFA" w:rsidP="007765D3">
      <w:pPr>
        <w:rPr>
          <w:szCs w:val="26"/>
        </w:rPr>
      </w:pPr>
    </w:p>
    <w:p w14:paraId="3662C371" w14:textId="77777777" w:rsidR="00826FFA" w:rsidRPr="00A7425F" w:rsidRDefault="00826FFA" w:rsidP="007765D3">
      <w:pPr>
        <w:rPr>
          <w:szCs w:val="26"/>
        </w:rPr>
      </w:pPr>
    </w:p>
    <w:p w14:paraId="05F0A19E" w14:textId="77777777" w:rsidR="00826FFA" w:rsidRPr="00A7425F" w:rsidRDefault="00826FFA" w:rsidP="007765D3">
      <w:pPr>
        <w:rPr>
          <w:szCs w:val="26"/>
        </w:rPr>
      </w:pPr>
    </w:p>
    <w:p w14:paraId="7B74DC86" w14:textId="77777777" w:rsidR="00826FFA" w:rsidRPr="00A7425F" w:rsidRDefault="00826FFA" w:rsidP="007765D3">
      <w:pPr>
        <w:rPr>
          <w:szCs w:val="26"/>
        </w:rPr>
      </w:pPr>
    </w:p>
    <w:p w14:paraId="4D3CEE60" w14:textId="77777777" w:rsidR="00826FFA" w:rsidRPr="00A7425F" w:rsidRDefault="00826FFA" w:rsidP="007765D3">
      <w:pPr>
        <w:rPr>
          <w:szCs w:val="26"/>
        </w:rPr>
      </w:pPr>
    </w:p>
    <w:p w14:paraId="3591AFB8" w14:textId="77777777" w:rsidR="00826FFA" w:rsidRPr="00A7425F" w:rsidRDefault="00826FFA" w:rsidP="007765D3">
      <w:pPr>
        <w:rPr>
          <w:szCs w:val="26"/>
        </w:rPr>
      </w:pPr>
    </w:p>
    <w:p w14:paraId="310EED54" w14:textId="77777777" w:rsidR="00826FFA" w:rsidRPr="00A7425F" w:rsidRDefault="00826FFA" w:rsidP="007765D3">
      <w:pPr>
        <w:rPr>
          <w:szCs w:val="26"/>
        </w:rPr>
      </w:pPr>
    </w:p>
    <w:p w14:paraId="24B36DEF" w14:textId="77777777" w:rsidR="00826FFA" w:rsidRPr="00A7425F" w:rsidRDefault="00826FFA" w:rsidP="007765D3">
      <w:pPr>
        <w:rPr>
          <w:szCs w:val="26"/>
        </w:rPr>
      </w:pPr>
    </w:p>
    <w:p w14:paraId="128D2911" w14:textId="77777777" w:rsidR="00826FFA" w:rsidRPr="00A7425F" w:rsidRDefault="00826FFA" w:rsidP="007765D3">
      <w:pPr>
        <w:rPr>
          <w:szCs w:val="26"/>
        </w:rPr>
      </w:pPr>
    </w:p>
    <w:p w14:paraId="4C6D3057" w14:textId="77777777" w:rsidR="00826FFA" w:rsidRPr="00A7425F" w:rsidRDefault="00826FFA" w:rsidP="007765D3">
      <w:pPr>
        <w:rPr>
          <w:szCs w:val="26"/>
        </w:rPr>
      </w:pPr>
    </w:p>
    <w:p w14:paraId="13E4582B" w14:textId="77777777" w:rsidR="00826FFA" w:rsidRPr="00A7425F" w:rsidRDefault="00826FFA" w:rsidP="007765D3">
      <w:pPr>
        <w:rPr>
          <w:szCs w:val="26"/>
        </w:rPr>
      </w:pPr>
    </w:p>
    <w:p w14:paraId="3A1725F0" w14:textId="77777777" w:rsidR="00826FFA" w:rsidRPr="00A7425F" w:rsidRDefault="00826FFA" w:rsidP="007765D3">
      <w:pPr>
        <w:rPr>
          <w:szCs w:val="26"/>
        </w:rPr>
      </w:pPr>
    </w:p>
    <w:p w14:paraId="25174A7F" w14:textId="77777777" w:rsidR="00826FFA" w:rsidRPr="00A7425F" w:rsidRDefault="00826FFA" w:rsidP="007765D3">
      <w:pPr>
        <w:rPr>
          <w:szCs w:val="26"/>
        </w:rPr>
      </w:pPr>
    </w:p>
    <w:p w14:paraId="0991A99B" w14:textId="77777777" w:rsidR="00826FFA" w:rsidRPr="00A7425F" w:rsidRDefault="00826FFA" w:rsidP="007765D3">
      <w:pPr>
        <w:rPr>
          <w:szCs w:val="26"/>
        </w:rPr>
      </w:pPr>
    </w:p>
    <w:p w14:paraId="34244D04" w14:textId="77777777" w:rsidR="00826FFA" w:rsidRPr="00A7425F" w:rsidRDefault="00826FFA" w:rsidP="007765D3">
      <w:pPr>
        <w:rPr>
          <w:szCs w:val="26"/>
        </w:rPr>
      </w:pPr>
    </w:p>
    <w:p w14:paraId="6FAB64A6" w14:textId="77777777" w:rsidR="00826FFA" w:rsidRPr="00A7425F" w:rsidRDefault="00826FFA" w:rsidP="007765D3">
      <w:pPr>
        <w:rPr>
          <w:szCs w:val="26"/>
        </w:rPr>
      </w:pPr>
    </w:p>
    <w:p w14:paraId="1D41181D" w14:textId="77777777" w:rsidR="00826FFA" w:rsidRPr="00A7425F" w:rsidRDefault="00826FFA" w:rsidP="007765D3">
      <w:pPr>
        <w:rPr>
          <w:szCs w:val="26"/>
        </w:rPr>
      </w:pPr>
    </w:p>
    <w:p w14:paraId="6546C1E9" w14:textId="77777777" w:rsidR="00826FFA" w:rsidRPr="00A7425F" w:rsidRDefault="00826FFA" w:rsidP="007765D3">
      <w:pPr>
        <w:rPr>
          <w:szCs w:val="26"/>
        </w:rPr>
      </w:pPr>
    </w:p>
    <w:p w14:paraId="6689FC61" w14:textId="77777777" w:rsidR="00826FFA" w:rsidRPr="00A7425F" w:rsidRDefault="00826FFA" w:rsidP="007765D3">
      <w:pPr>
        <w:rPr>
          <w:szCs w:val="26"/>
        </w:rPr>
      </w:pPr>
    </w:p>
    <w:p w14:paraId="56A4154A" w14:textId="77777777" w:rsidR="00826FFA" w:rsidRPr="00A7425F" w:rsidRDefault="00826FFA" w:rsidP="007765D3">
      <w:pPr>
        <w:rPr>
          <w:szCs w:val="26"/>
        </w:rPr>
      </w:pPr>
    </w:p>
    <w:p w14:paraId="6FD1A1FB" w14:textId="77777777" w:rsidR="00826FFA" w:rsidRPr="00A7425F" w:rsidRDefault="00826FFA" w:rsidP="007765D3">
      <w:pPr>
        <w:rPr>
          <w:szCs w:val="26"/>
        </w:rPr>
      </w:pPr>
    </w:p>
    <w:p w14:paraId="583FFBD0" w14:textId="77777777" w:rsidR="00826FFA" w:rsidRPr="00A7425F" w:rsidRDefault="00826FFA" w:rsidP="007765D3">
      <w:pPr>
        <w:rPr>
          <w:szCs w:val="26"/>
        </w:rPr>
      </w:pPr>
    </w:p>
    <w:p w14:paraId="29AC4E7A" w14:textId="77777777" w:rsidR="00826FFA" w:rsidRPr="00A7425F" w:rsidRDefault="00826FFA" w:rsidP="007765D3">
      <w:pPr>
        <w:rPr>
          <w:szCs w:val="26"/>
        </w:rPr>
      </w:pPr>
    </w:p>
    <w:p w14:paraId="524B7815" w14:textId="77777777" w:rsidR="00826FFA" w:rsidRPr="00A7425F" w:rsidRDefault="00826FFA" w:rsidP="007765D3">
      <w:pPr>
        <w:rPr>
          <w:szCs w:val="26"/>
        </w:rPr>
      </w:pPr>
    </w:p>
    <w:p w14:paraId="344AAEB2" w14:textId="77777777" w:rsidR="00826FFA" w:rsidRPr="00A7425F" w:rsidRDefault="00826FFA" w:rsidP="007765D3">
      <w:pPr>
        <w:rPr>
          <w:szCs w:val="26"/>
        </w:rPr>
      </w:pPr>
    </w:p>
    <w:p w14:paraId="351617D3" w14:textId="125AD4ED" w:rsidR="009823E3" w:rsidRPr="00470E8F" w:rsidRDefault="00922A6D" w:rsidP="002A062B">
      <w:pPr>
        <w:pStyle w:val="Heading1"/>
      </w:pPr>
      <w:bookmarkStart w:id="418" w:name="_Toc263056570"/>
      <w:bookmarkStart w:id="419" w:name="_Toc293773537"/>
      <w:bookmarkStart w:id="420" w:name="_Toc293785753"/>
      <w:r w:rsidRPr="00470E8F">
        <w:t>CHƯƠNG</w:t>
      </w:r>
      <w:r w:rsidR="00FE5DF7" w:rsidRPr="00470E8F">
        <w:t xml:space="preserve"> 4 -</w:t>
      </w:r>
      <w:r w:rsidR="00255F7A" w:rsidRPr="00470E8F">
        <w:t xml:space="preserve"> KẾT LUẬN</w:t>
      </w:r>
      <w:r w:rsidR="001F2920" w:rsidRPr="00470E8F">
        <w:t xml:space="preserve"> VÀ HƯỚNG PHÁT TRIỂN</w:t>
      </w:r>
      <w:bookmarkEnd w:id="410"/>
      <w:bookmarkEnd w:id="411"/>
      <w:bookmarkEnd w:id="412"/>
      <w:bookmarkEnd w:id="418"/>
      <w:bookmarkEnd w:id="419"/>
      <w:bookmarkEnd w:id="420"/>
    </w:p>
    <w:p w14:paraId="4875BF03" w14:textId="77777777" w:rsidR="00F15F0D" w:rsidRDefault="001F2920" w:rsidP="007E73BE">
      <w:pPr>
        <w:spacing w:line="276" w:lineRule="auto"/>
        <w:jc w:val="both"/>
        <w:rPr>
          <w:szCs w:val="26"/>
          <w:lang w:val="vi-VN"/>
        </w:rPr>
      </w:pPr>
      <w:r w:rsidRPr="00A7425F">
        <w:rPr>
          <w:szCs w:val="26"/>
          <w:lang w:val="vi-VN"/>
        </w:rPr>
        <w:tab/>
      </w:r>
    </w:p>
    <w:p w14:paraId="25F872EE" w14:textId="3B81091C" w:rsidR="000568C7" w:rsidRPr="00A7425F" w:rsidRDefault="00FD4E97" w:rsidP="00F15F0D">
      <w:pPr>
        <w:spacing w:line="276" w:lineRule="auto"/>
        <w:ind w:firstLine="720"/>
        <w:jc w:val="both"/>
        <w:rPr>
          <w:szCs w:val="26"/>
          <w:lang w:val="vi-VN"/>
        </w:rPr>
      </w:pPr>
      <w:r w:rsidRPr="00A7425F">
        <w:rPr>
          <w:szCs w:val="26"/>
          <w:lang w:val="vi-VN"/>
        </w:rPr>
        <w:t>Trong phần</w:t>
      </w:r>
      <w:r w:rsidR="001F2920" w:rsidRPr="00A7425F">
        <w:rPr>
          <w:szCs w:val="26"/>
          <w:lang w:val="vi-VN"/>
        </w:rPr>
        <w:t xml:space="preserve"> này em sẽ tổng kết lại những gì đồ án đã đạt được và hướng phát triển tương lại cho </w:t>
      </w:r>
      <w:r w:rsidR="00AF5AE9" w:rsidRPr="00A7425F">
        <w:rPr>
          <w:szCs w:val="26"/>
          <w:lang w:val="vi-VN"/>
        </w:rPr>
        <w:t xml:space="preserve">ứng dụng bán hàng dựa vị trí </w:t>
      </w:r>
      <w:r w:rsidR="001F2920" w:rsidRPr="00A7425F">
        <w:rPr>
          <w:szCs w:val="26"/>
          <w:lang w:val="vi-VN"/>
        </w:rPr>
        <w:t>mà em xây dựng.</w:t>
      </w:r>
    </w:p>
    <w:p w14:paraId="475DD7F9" w14:textId="0DC5498A" w:rsidR="00520456" w:rsidRPr="00A7425F" w:rsidRDefault="00512E54" w:rsidP="00306B3B">
      <w:pPr>
        <w:pStyle w:val="Heading2"/>
      </w:pPr>
      <w:bookmarkStart w:id="421" w:name="_Toc262138478"/>
      <w:bookmarkStart w:id="422" w:name="_Toc388288973"/>
      <w:bookmarkStart w:id="423" w:name="_Toc262198070"/>
      <w:bookmarkStart w:id="424" w:name="_Toc263056571"/>
      <w:bookmarkStart w:id="425" w:name="_Toc293773538"/>
      <w:bookmarkStart w:id="426" w:name="_Toc293784722"/>
      <w:bookmarkStart w:id="427" w:name="_Toc293785754"/>
      <w:r w:rsidRPr="00A7425F">
        <w:t>4</w:t>
      </w:r>
      <w:r w:rsidR="00917CB3">
        <w:t xml:space="preserve">.1 </w:t>
      </w:r>
      <w:r w:rsidR="00255F7A" w:rsidRPr="00A7425F">
        <w:t>Các kết quả đạt được</w:t>
      </w:r>
      <w:bookmarkEnd w:id="421"/>
      <w:bookmarkEnd w:id="422"/>
      <w:bookmarkEnd w:id="423"/>
      <w:bookmarkEnd w:id="424"/>
      <w:bookmarkEnd w:id="425"/>
      <w:bookmarkEnd w:id="426"/>
      <w:bookmarkEnd w:id="427"/>
    </w:p>
    <w:p w14:paraId="7633382E" w14:textId="77777777" w:rsidR="00520456" w:rsidRPr="00A7425F" w:rsidRDefault="000568C7" w:rsidP="007E73BE">
      <w:pPr>
        <w:spacing w:line="276" w:lineRule="auto"/>
        <w:jc w:val="both"/>
        <w:rPr>
          <w:szCs w:val="26"/>
          <w:lang w:val="vi-VN"/>
        </w:rPr>
      </w:pPr>
      <w:r w:rsidRPr="00A7425F">
        <w:rPr>
          <w:szCs w:val="26"/>
          <w:lang w:val="vi-VN"/>
        </w:rPr>
        <w:t>Đồ</w:t>
      </w:r>
      <w:r w:rsidR="00520456" w:rsidRPr="00A7425F">
        <w:rPr>
          <w:szCs w:val="26"/>
          <w:lang w:val="vi-VN"/>
        </w:rPr>
        <w:t xml:space="preserve"> án tốt nghiệp đã thu được các kết quả sau:</w:t>
      </w:r>
    </w:p>
    <w:p w14:paraId="25FF3CEA" w14:textId="514A3338" w:rsidR="00255F7A" w:rsidRPr="00A7425F" w:rsidRDefault="00520456" w:rsidP="00E23EC4">
      <w:pPr>
        <w:numPr>
          <w:ilvl w:val="0"/>
          <w:numId w:val="4"/>
        </w:numPr>
        <w:spacing w:line="276" w:lineRule="auto"/>
        <w:jc w:val="both"/>
        <w:rPr>
          <w:szCs w:val="26"/>
          <w:lang w:val="vi-VN"/>
        </w:rPr>
      </w:pPr>
      <w:r w:rsidRPr="00A7425F">
        <w:rPr>
          <w:szCs w:val="26"/>
          <w:lang w:val="vi-VN"/>
        </w:rPr>
        <w:t>T</w:t>
      </w:r>
      <w:r w:rsidR="00255F7A" w:rsidRPr="00A7425F">
        <w:rPr>
          <w:szCs w:val="26"/>
          <w:lang w:val="vi-VN"/>
        </w:rPr>
        <w:t xml:space="preserve">ìm hiểu và nắm được các kiến thức </w:t>
      </w:r>
      <w:r w:rsidR="000568C7" w:rsidRPr="00A7425F">
        <w:rPr>
          <w:szCs w:val="26"/>
          <w:lang w:val="vi-VN"/>
        </w:rPr>
        <w:t xml:space="preserve">cơ bản </w:t>
      </w:r>
      <w:r w:rsidR="00255F7A" w:rsidRPr="00A7425F">
        <w:rPr>
          <w:szCs w:val="26"/>
          <w:lang w:val="vi-VN"/>
        </w:rPr>
        <w:t xml:space="preserve">về </w:t>
      </w:r>
      <w:r w:rsidR="0053649E" w:rsidRPr="00A7425F">
        <w:rPr>
          <w:szCs w:val="26"/>
          <w:lang w:val="vi-VN"/>
        </w:rPr>
        <w:t>các nền tảng mà Google cung cấp : Google Web Toolkit(GWT), Google App Engine(GAE), Google map API v3.</w:t>
      </w:r>
    </w:p>
    <w:p w14:paraId="4BD0AEC1" w14:textId="053B6429" w:rsidR="00255F7A" w:rsidRPr="00A7425F" w:rsidRDefault="00255F7A" w:rsidP="00E23EC4">
      <w:pPr>
        <w:numPr>
          <w:ilvl w:val="0"/>
          <w:numId w:val="4"/>
        </w:numPr>
        <w:spacing w:line="276" w:lineRule="auto"/>
        <w:jc w:val="both"/>
        <w:rPr>
          <w:szCs w:val="26"/>
          <w:lang w:val="vi-VN"/>
        </w:rPr>
      </w:pPr>
      <w:r w:rsidRPr="00A7425F">
        <w:rPr>
          <w:szCs w:val="26"/>
          <w:lang w:val="vi-VN"/>
        </w:rPr>
        <w:t>Nắm được những kiến thức cơ bản về lập trình</w:t>
      </w:r>
      <w:r w:rsidR="007A5F59" w:rsidRPr="00A7425F">
        <w:rPr>
          <w:szCs w:val="26"/>
          <w:lang w:val="vi-VN"/>
        </w:rPr>
        <w:t xml:space="preserve"> trên nền tảng của Google</w:t>
      </w:r>
      <w:r w:rsidR="000568C7" w:rsidRPr="00A7425F">
        <w:rPr>
          <w:szCs w:val="26"/>
          <w:lang w:val="vi-VN"/>
        </w:rPr>
        <w:t>: ngôn ngữ lập trình, công cụ lập trình.</w:t>
      </w:r>
    </w:p>
    <w:p w14:paraId="1FCD0279" w14:textId="77777777" w:rsidR="00566044" w:rsidRPr="00A7425F" w:rsidRDefault="00C1334A" w:rsidP="00E23EC4">
      <w:pPr>
        <w:pStyle w:val="ListParagraph"/>
        <w:numPr>
          <w:ilvl w:val="0"/>
          <w:numId w:val="4"/>
        </w:numPr>
        <w:spacing w:line="276" w:lineRule="auto"/>
        <w:contextualSpacing w:val="0"/>
        <w:rPr>
          <w:rFonts w:ascii="Times New Roman" w:hAnsi="Times New Roman"/>
          <w:sz w:val="26"/>
          <w:szCs w:val="26"/>
          <w:lang w:val="vi-VN"/>
        </w:rPr>
      </w:pPr>
      <w:r w:rsidRPr="00A7425F">
        <w:rPr>
          <w:rFonts w:ascii="Times New Roman" w:hAnsi="Times New Roman"/>
          <w:sz w:val="26"/>
          <w:szCs w:val="26"/>
          <w:lang w:val="vi-VN"/>
        </w:rPr>
        <w:t>Cài đặt,</w:t>
      </w:r>
      <w:r w:rsidR="00566044" w:rsidRPr="00A7425F">
        <w:rPr>
          <w:rFonts w:ascii="Times New Roman" w:hAnsi="Times New Roman"/>
          <w:sz w:val="26"/>
          <w:szCs w:val="26"/>
          <w:lang w:val="vi-VN"/>
        </w:rPr>
        <w:t xml:space="preserve"> thử nghiệm hệ thống thành công.</w:t>
      </w:r>
    </w:p>
    <w:p w14:paraId="0610DAF3" w14:textId="55FBB7C6" w:rsidR="00E17BBD" w:rsidRDefault="00566044" w:rsidP="00191FC8">
      <w:pPr>
        <w:numPr>
          <w:ilvl w:val="0"/>
          <w:numId w:val="4"/>
        </w:numPr>
        <w:spacing w:line="276" w:lineRule="auto"/>
        <w:jc w:val="both"/>
        <w:rPr>
          <w:szCs w:val="26"/>
        </w:rPr>
      </w:pPr>
      <w:r w:rsidRPr="00A7425F">
        <w:rPr>
          <w:szCs w:val="26"/>
          <w:lang w:val="vi-VN"/>
        </w:rPr>
        <w:t xml:space="preserve">Hiện tại, </w:t>
      </w:r>
      <w:bookmarkStart w:id="428" w:name="_Toc262138480"/>
      <w:bookmarkStart w:id="429" w:name="_Toc388288975"/>
      <w:bookmarkStart w:id="430" w:name="_Toc262198071"/>
      <w:bookmarkStart w:id="431" w:name="_Toc263056572"/>
      <w:r w:rsidR="00E17BBD" w:rsidRPr="00A7425F">
        <w:rPr>
          <w:szCs w:val="26"/>
          <w:lang w:val="vi-VN"/>
        </w:rPr>
        <w:t>do ứng dụng đang trong thời gian phát triển lâu dài nên trong đồ án này chỉ hoàn thành các chức năng cơ bản của ứng dụng</w:t>
      </w:r>
      <w:r w:rsidR="0081145C" w:rsidRPr="00A7425F">
        <w:rPr>
          <w:szCs w:val="26"/>
          <w:lang w:val="vi-VN"/>
        </w:rPr>
        <w:t>.</w:t>
      </w:r>
    </w:p>
    <w:p w14:paraId="34C609D6" w14:textId="77777777" w:rsidR="00191FC8" w:rsidRPr="00191FC8" w:rsidRDefault="00191FC8" w:rsidP="00C83219">
      <w:pPr>
        <w:spacing w:line="276" w:lineRule="auto"/>
        <w:ind w:left="720"/>
        <w:jc w:val="both"/>
        <w:rPr>
          <w:szCs w:val="26"/>
        </w:rPr>
      </w:pPr>
    </w:p>
    <w:p w14:paraId="5CC37FF0" w14:textId="398B032F" w:rsidR="00764BB6" w:rsidRPr="00A7425F" w:rsidRDefault="00512E54" w:rsidP="00E10C15">
      <w:pPr>
        <w:pStyle w:val="Heading2"/>
      </w:pPr>
      <w:bookmarkStart w:id="432" w:name="_Toc293785755"/>
      <w:r w:rsidRPr="00A7425F">
        <w:t>4</w:t>
      </w:r>
      <w:r w:rsidR="00E7306E" w:rsidRPr="00A7425F">
        <w:t>.2</w:t>
      </w:r>
      <w:r w:rsidR="00CA1A70">
        <w:t xml:space="preserve"> </w:t>
      </w:r>
      <w:r w:rsidR="00764BB6" w:rsidRPr="00A7425F">
        <w:t>Hướng phát triển trong tương lai</w:t>
      </w:r>
      <w:bookmarkEnd w:id="428"/>
      <w:bookmarkEnd w:id="429"/>
      <w:bookmarkEnd w:id="430"/>
      <w:bookmarkEnd w:id="431"/>
      <w:bookmarkEnd w:id="432"/>
    </w:p>
    <w:p w14:paraId="53100901" w14:textId="0000C43E" w:rsidR="00C1334A" w:rsidRPr="00A7425F" w:rsidRDefault="00847597" w:rsidP="00AD57B3">
      <w:pPr>
        <w:spacing w:line="276" w:lineRule="auto"/>
        <w:ind w:firstLine="360"/>
        <w:jc w:val="both"/>
        <w:rPr>
          <w:szCs w:val="26"/>
        </w:rPr>
      </w:pPr>
      <w:r w:rsidRPr="00A7425F">
        <w:rPr>
          <w:szCs w:val="26"/>
        </w:rPr>
        <w:t>Qua đ</w:t>
      </w:r>
      <w:r w:rsidR="005335B0" w:rsidRPr="00A7425F">
        <w:rPr>
          <w:szCs w:val="26"/>
        </w:rPr>
        <w:t>ánh giá hệ thống trong phần 3</w:t>
      </w:r>
      <w:r w:rsidRPr="00A7425F">
        <w:rPr>
          <w:szCs w:val="26"/>
        </w:rPr>
        <w:t>.2.1 em nhận thấy sản phẩm của mình vẫn còn nhiều hạn chế vì thế trong tương lại em sẽ cố gắng hoàn thiện</w:t>
      </w:r>
      <w:r w:rsidR="002874E1" w:rsidRPr="00A7425F">
        <w:rPr>
          <w:szCs w:val="26"/>
        </w:rPr>
        <w:t xml:space="preserve"> ứng dụng</w:t>
      </w:r>
      <w:r w:rsidRPr="00A7425F">
        <w:rPr>
          <w:szCs w:val="26"/>
        </w:rPr>
        <w:t>, khắc phục những nhượ</w:t>
      </w:r>
      <w:r w:rsidR="00C1334A" w:rsidRPr="00A7425F">
        <w:rPr>
          <w:szCs w:val="26"/>
        </w:rPr>
        <w:t>c điểm còn tồn tại của</w:t>
      </w:r>
      <w:r w:rsidR="000556E1" w:rsidRPr="00A7425F">
        <w:rPr>
          <w:szCs w:val="26"/>
        </w:rPr>
        <w:t xml:space="preserve"> ứng dụng</w:t>
      </w:r>
      <w:r w:rsidR="00332B96" w:rsidRPr="00A7425F">
        <w:rPr>
          <w:szCs w:val="26"/>
        </w:rPr>
        <w:t xml:space="preserve">, những lỗi phát sinh trong quá trình sử dụng </w:t>
      </w:r>
      <w:r w:rsidR="00D00142" w:rsidRPr="00A7425F">
        <w:rPr>
          <w:szCs w:val="26"/>
        </w:rPr>
        <w:t>ứng dụng</w:t>
      </w:r>
    </w:p>
    <w:p w14:paraId="16862664" w14:textId="5A5F6C5B" w:rsidR="00522AED" w:rsidRPr="00A7425F" w:rsidRDefault="00C1334A" w:rsidP="00522AED">
      <w:pPr>
        <w:spacing w:line="276" w:lineRule="auto"/>
        <w:ind w:firstLine="360"/>
        <w:jc w:val="both"/>
        <w:rPr>
          <w:szCs w:val="26"/>
        </w:rPr>
      </w:pPr>
      <w:r w:rsidRPr="00A7425F">
        <w:rPr>
          <w:szCs w:val="26"/>
        </w:rPr>
        <w:t xml:space="preserve">Trong tương lai, để </w:t>
      </w:r>
      <w:r w:rsidR="00522AED" w:rsidRPr="00A7425F">
        <w:rPr>
          <w:szCs w:val="26"/>
        </w:rPr>
        <w:t>ứng dụng ngày một hoàn thiệ</w:t>
      </w:r>
      <w:r w:rsidR="00AD57B3" w:rsidRPr="00A7425F">
        <w:rPr>
          <w:szCs w:val="26"/>
        </w:rPr>
        <w:t xml:space="preserve">n và có thể triển khai thực tế </w:t>
      </w:r>
      <w:r w:rsidR="00522AED" w:rsidRPr="00A7425F">
        <w:rPr>
          <w:szCs w:val="26"/>
        </w:rPr>
        <w:t>một cách rộng rãi</w:t>
      </w:r>
      <w:r w:rsidR="00AD57B3" w:rsidRPr="00A7425F">
        <w:rPr>
          <w:szCs w:val="26"/>
        </w:rPr>
        <w:t xml:space="preserve">, đem đến một sự trải nghiệm tốt nhất cho người dùng </w:t>
      </w:r>
      <w:r w:rsidR="00522AED" w:rsidRPr="00A7425F">
        <w:rPr>
          <w:szCs w:val="26"/>
        </w:rPr>
        <w:t xml:space="preserve">thì </w:t>
      </w:r>
      <w:r w:rsidR="00AD57B3" w:rsidRPr="00A7425F">
        <w:rPr>
          <w:szCs w:val="26"/>
        </w:rPr>
        <w:t xml:space="preserve">phải làm những công việc sau : </w:t>
      </w:r>
    </w:p>
    <w:p w14:paraId="38FF980C" w14:textId="25D94132" w:rsidR="00764BB6" w:rsidRPr="00A7425F" w:rsidRDefault="00AD57B3" w:rsidP="00D162DF">
      <w:pPr>
        <w:pStyle w:val="ListParagraph"/>
        <w:numPr>
          <w:ilvl w:val="0"/>
          <w:numId w:val="24"/>
        </w:numPr>
        <w:spacing w:after="200" w:line="276" w:lineRule="auto"/>
        <w:jc w:val="both"/>
        <w:rPr>
          <w:rFonts w:ascii="Times New Roman" w:hAnsi="Times New Roman"/>
          <w:sz w:val="26"/>
          <w:szCs w:val="26"/>
        </w:rPr>
      </w:pPr>
      <w:r w:rsidRPr="00A7425F">
        <w:rPr>
          <w:rFonts w:ascii="Times New Roman" w:hAnsi="Times New Roman"/>
          <w:sz w:val="26"/>
          <w:szCs w:val="26"/>
        </w:rPr>
        <w:t>Cải thiện lại giao diện cho ứng dụng một cách đẹp hơn, có tính thẩm mỹ cao, dễ sử dụng.</w:t>
      </w:r>
    </w:p>
    <w:p w14:paraId="1AA6E6C6" w14:textId="3855C188" w:rsidR="00AD57B3" w:rsidRPr="00A7425F" w:rsidRDefault="00EF01BB" w:rsidP="00D162DF">
      <w:pPr>
        <w:pStyle w:val="ListParagraph"/>
        <w:numPr>
          <w:ilvl w:val="0"/>
          <w:numId w:val="24"/>
        </w:numPr>
        <w:spacing w:after="200" w:line="276" w:lineRule="auto"/>
        <w:jc w:val="both"/>
        <w:rPr>
          <w:rFonts w:ascii="Times New Roman" w:hAnsi="Times New Roman"/>
          <w:sz w:val="26"/>
          <w:szCs w:val="26"/>
        </w:rPr>
      </w:pPr>
      <w:r w:rsidRPr="00A7425F">
        <w:rPr>
          <w:rFonts w:ascii="Times New Roman" w:hAnsi="Times New Roman"/>
          <w:sz w:val="26"/>
          <w:szCs w:val="26"/>
        </w:rPr>
        <w:t>Tối ưu lại về cách quản lý cơ sở dữ liệu.</w:t>
      </w:r>
    </w:p>
    <w:p w14:paraId="4CEE52ED" w14:textId="57495A6C" w:rsidR="00EF01BB" w:rsidRPr="00A7425F" w:rsidRDefault="00EF01BB" w:rsidP="00D162DF">
      <w:pPr>
        <w:pStyle w:val="ListParagraph"/>
        <w:numPr>
          <w:ilvl w:val="0"/>
          <w:numId w:val="24"/>
        </w:numPr>
        <w:spacing w:after="200" w:line="276" w:lineRule="auto"/>
        <w:jc w:val="both"/>
        <w:rPr>
          <w:rFonts w:ascii="Times New Roman" w:hAnsi="Times New Roman"/>
          <w:sz w:val="26"/>
          <w:szCs w:val="26"/>
        </w:rPr>
      </w:pPr>
      <w:r w:rsidRPr="00A7425F">
        <w:rPr>
          <w:rFonts w:ascii="Times New Roman" w:hAnsi="Times New Roman"/>
          <w:sz w:val="26"/>
          <w:szCs w:val="26"/>
        </w:rPr>
        <w:t>Nghiên cứu và p</w:t>
      </w:r>
      <w:r w:rsidR="00484337" w:rsidRPr="00A7425F">
        <w:rPr>
          <w:rFonts w:ascii="Times New Roman" w:hAnsi="Times New Roman"/>
          <w:sz w:val="26"/>
          <w:szCs w:val="26"/>
        </w:rPr>
        <w:t>hát triển thêm một số tính năng : nhà cung cấp sản phẩm thống kê tất cả các đơn đặt hàng trong tháng, thêm sản phẩm vào giỏ hàng…</w:t>
      </w:r>
    </w:p>
    <w:p w14:paraId="4078E757" w14:textId="77777777" w:rsidR="00163401" w:rsidRPr="00A7425F" w:rsidRDefault="00163401" w:rsidP="007E73BE">
      <w:pPr>
        <w:spacing w:line="276" w:lineRule="auto"/>
        <w:rPr>
          <w:szCs w:val="26"/>
        </w:rPr>
      </w:pPr>
    </w:p>
    <w:p w14:paraId="794FCC6B" w14:textId="77777777" w:rsidR="00163401" w:rsidRPr="00A7425F" w:rsidRDefault="00163401" w:rsidP="007E73BE">
      <w:pPr>
        <w:spacing w:line="276" w:lineRule="auto"/>
        <w:jc w:val="both"/>
        <w:rPr>
          <w:szCs w:val="26"/>
        </w:rPr>
      </w:pPr>
    </w:p>
    <w:p w14:paraId="05622095" w14:textId="77777777" w:rsidR="00255F7A" w:rsidRPr="00A7425F" w:rsidRDefault="00255F7A" w:rsidP="007E73BE">
      <w:pPr>
        <w:spacing w:line="276" w:lineRule="auto"/>
        <w:rPr>
          <w:szCs w:val="26"/>
        </w:rPr>
      </w:pPr>
    </w:p>
    <w:p w14:paraId="2A378209" w14:textId="77777777" w:rsidR="006C365F" w:rsidRDefault="006C365F" w:rsidP="006C365F">
      <w:pPr>
        <w:pStyle w:val="Heading1"/>
        <w:rPr>
          <w:sz w:val="26"/>
          <w:szCs w:val="26"/>
        </w:rPr>
      </w:pPr>
      <w:bookmarkStart w:id="433" w:name="_Toc262138481"/>
      <w:bookmarkStart w:id="434" w:name="_Toc388288976"/>
      <w:bookmarkStart w:id="435" w:name="_Toc262198072"/>
      <w:bookmarkStart w:id="436" w:name="_Toc263056573"/>
      <w:r>
        <w:rPr>
          <w:sz w:val="26"/>
          <w:szCs w:val="26"/>
        </w:rPr>
        <w:br w:type="page"/>
      </w:r>
    </w:p>
    <w:p w14:paraId="6BD90E45" w14:textId="69E449B6" w:rsidR="00225F4C" w:rsidRPr="00304A6E" w:rsidRDefault="00535837" w:rsidP="00BF4A69">
      <w:pPr>
        <w:pStyle w:val="Heading1"/>
      </w:pPr>
      <w:bookmarkStart w:id="437" w:name="_Toc293773539"/>
      <w:bookmarkStart w:id="438" w:name="_Toc293784723"/>
      <w:bookmarkStart w:id="439" w:name="_Toc293785756"/>
      <w:r w:rsidRPr="00304A6E">
        <w:rPr>
          <w:lang w:val="fr-FR"/>
        </w:rPr>
        <w:lastRenderedPageBreak/>
        <w:t>TÀI LIỆU THAM KHẢO</w:t>
      </w:r>
      <w:bookmarkEnd w:id="433"/>
      <w:bookmarkEnd w:id="434"/>
      <w:bookmarkEnd w:id="435"/>
      <w:bookmarkEnd w:id="436"/>
      <w:bookmarkEnd w:id="437"/>
      <w:bookmarkEnd w:id="438"/>
      <w:bookmarkEnd w:id="439"/>
    </w:p>
    <w:p w14:paraId="689161C6" w14:textId="77777777" w:rsidR="00494015" w:rsidRPr="00A7425F" w:rsidRDefault="00494015" w:rsidP="00494015">
      <w:pPr>
        <w:pStyle w:val="ListParagraph"/>
        <w:numPr>
          <w:ilvl w:val="0"/>
          <w:numId w:val="1"/>
        </w:numPr>
        <w:spacing w:before="100" w:beforeAutospacing="1" w:after="360" w:line="288" w:lineRule="auto"/>
        <w:jc w:val="both"/>
        <w:rPr>
          <w:rFonts w:ascii="Times New Roman" w:hAnsi="Times New Roman"/>
          <w:sz w:val="26"/>
          <w:szCs w:val="26"/>
        </w:rPr>
      </w:pPr>
      <w:r w:rsidRPr="00A7425F">
        <w:rPr>
          <w:rFonts w:ascii="Times New Roman" w:hAnsi="Times New Roman"/>
          <w:sz w:val="26"/>
          <w:szCs w:val="26"/>
        </w:rPr>
        <w:t>Danien Guemeur,  Ami Unruh, Google App Engine Java and GWT Application Development, University of Technology of Compiegne, 2010.</w:t>
      </w:r>
    </w:p>
    <w:p w14:paraId="2C60E457" w14:textId="06C85A60" w:rsidR="00494015" w:rsidRPr="00A7425F" w:rsidRDefault="00494015" w:rsidP="00494015">
      <w:pPr>
        <w:pStyle w:val="ListParagraph"/>
        <w:numPr>
          <w:ilvl w:val="0"/>
          <w:numId w:val="1"/>
        </w:numPr>
        <w:spacing w:before="100" w:beforeAutospacing="1" w:after="360" w:line="288" w:lineRule="auto"/>
        <w:jc w:val="both"/>
        <w:rPr>
          <w:rStyle w:val="A5"/>
          <w:rFonts w:ascii="Times New Roman" w:hAnsi="Times New Roman"/>
          <w:b w:val="0"/>
          <w:bCs w:val="0"/>
          <w:sz w:val="26"/>
          <w:szCs w:val="26"/>
        </w:rPr>
      </w:pPr>
      <w:r w:rsidRPr="00A7425F">
        <w:rPr>
          <w:rFonts w:ascii="Times New Roman" w:hAnsi="Times New Roman"/>
          <w:bCs/>
          <w:sz w:val="26"/>
          <w:szCs w:val="26"/>
        </w:rPr>
        <w:t xml:space="preserve">Prabhakar Chaganti, </w:t>
      </w:r>
      <w:r w:rsidRPr="00A7425F">
        <w:rPr>
          <w:rFonts w:ascii="Times New Roman" w:hAnsi="Times New Roman"/>
          <w:bCs/>
          <w:color w:val="000000"/>
          <w:sz w:val="26"/>
          <w:szCs w:val="26"/>
        </w:rPr>
        <w:t>Google Web Toolkit</w:t>
      </w:r>
      <w:r w:rsidR="00833E72" w:rsidRPr="00A7425F">
        <w:rPr>
          <w:rFonts w:ascii="Times New Roman" w:hAnsi="Times New Roman"/>
          <w:bCs/>
          <w:color w:val="000000"/>
          <w:sz w:val="26"/>
          <w:szCs w:val="26"/>
        </w:rPr>
        <w:t xml:space="preserve"> </w:t>
      </w:r>
      <w:r w:rsidRPr="00A7425F">
        <w:rPr>
          <w:rStyle w:val="A5"/>
          <w:rFonts w:ascii="Times New Roman" w:hAnsi="Times New Roman"/>
          <w:b w:val="0"/>
          <w:sz w:val="26"/>
          <w:szCs w:val="26"/>
        </w:rPr>
        <w:t>Java Ajax Programming, University of Iowa Hygienic Laboratory, 2007.</w:t>
      </w:r>
    </w:p>
    <w:p w14:paraId="1C24974E" w14:textId="77777777" w:rsidR="00494015" w:rsidRPr="00A7425F" w:rsidRDefault="00494015" w:rsidP="00494015">
      <w:pPr>
        <w:pStyle w:val="ListParagraph"/>
        <w:numPr>
          <w:ilvl w:val="0"/>
          <w:numId w:val="1"/>
        </w:numPr>
        <w:spacing w:before="100" w:beforeAutospacing="1" w:after="360" w:line="288" w:lineRule="auto"/>
        <w:jc w:val="both"/>
        <w:rPr>
          <w:rFonts w:ascii="Times New Roman" w:hAnsi="Times New Roman"/>
          <w:sz w:val="26"/>
          <w:szCs w:val="26"/>
        </w:rPr>
      </w:pPr>
      <w:r w:rsidRPr="00A7425F">
        <w:rPr>
          <w:rFonts w:ascii="Times New Roman" w:hAnsi="Times New Roman"/>
          <w:sz w:val="26"/>
          <w:szCs w:val="26"/>
        </w:rPr>
        <w:t>Vipul Gupta, Accelerated GWT Building Enterprise Google Web Toolkit Applications, 2008.</w:t>
      </w:r>
    </w:p>
    <w:p w14:paraId="42CD3991" w14:textId="77777777" w:rsidR="00494015" w:rsidRPr="00A7425F" w:rsidRDefault="00494015" w:rsidP="00494015">
      <w:pPr>
        <w:pStyle w:val="ListParagraph"/>
        <w:numPr>
          <w:ilvl w:val="0"/>
          <w:numId w:val="1"/>
        </w:numPr>
        <w:spacing w:before="100" w:beforeAutospacing="1" w:after="360" w:line="288" w:lineRule="auto"/>
        <w:jc w:val="both"/>
        <w:rPr>
          <w:rFonts w:ascii="Times New Roman" w:hAnsi="Times New Roman"/>
          <w:sz w:val="26"/>
          <w:szCs w:val="26"/>
        </w:rPr>
      </w:pPr>
      <w:r w:rsidRPr="00A7425F">
        <w:rPr>
          <w:rFonts w:ascii="Times New Roman" w:hAnsi="Times New Roman"/>
          <w:sz w:val="26"/>
          <w:szCs w:val="26"/>
        </w:rPr>
        <w:t>David Geary with Rob Gordon, Google  Web Toolkit Solutions More Cool &amp; Useful Stuff, 2008.</w:t>
      </w:r>
    </w:p>
    <w:p w14:paraId="56264C49" w14:textId="77777777" w:rsidR="00494015" w:rsidRPr="00A7425F" w:rsidRDefault="00494015" w:rsidP="00494015">
      <w:pPr>
        <w:pStyle w:val="ListParagraph"/>
        <w:numPr>
          <w:ilvl w:val="0"/>
          <w:numId w:val="1"/>
        </w:numPr>
        <w:spacing w:before="100" w:beforeAutospacing="1" w:after="360" w:line="288" w:lineRule="auto"/>
        <w:jc w:val="both"/>
        <w:rPr>
          <w:rFonts w:ascii="Times New Roman" w:hAnsi="Times New Roman"/>
          <w:sz w:val="26"/>
          <w:szCs w:val="26"/>
        </w:rPr>
      </w:pPr>
      <w:r w:rsidRPr="00A7425F">
        <w:rPr>
          <w:rFonts w:ascii="Times New Roman" w:hAnsi="Times New Roman"/>
          <w:sz w:val="26"/>
          <w:szCs w:val="26"/>
        </w:rPr>
        <w:t>Ryan Dewsbury,Google Web Toolkit Applications, 2007.</w:t>
      </w:r>
    </w:p>
    <w:p w14:paraId="164979D8" w14:textId="77777777" w:rsidR="00494015" w:rsidRPr="00A7425F" w:rsidRDefault="00494015" w:rsidP="00494015">
      <w:pPr>
        <w:pStyle w:val="ListParagraph"/>
        <w:numPr>
          <w:ilvl w:val="0"/>
          <w:numId w:val="1"/>
        </w:numPr>
        <w:spacing w:before="100" w:beforeAutospacing="1" w:after="360" w:line="288" w:lineRule="auto"/>
        <w:jc w:val="both"/>
        <w:rPr>
          <w:rFonts w:ascii="Times New Roman" w:hAnsi="Times New Roman"/>
          <w:sz w:val="26"/>
          <w:szCs w:val="26"/>
        </w:rPr>
      </w:pPr>
      <w:r w:rsidRPr="00A7425F">
        <w:rPr>
          <w:rFonts w:ascii="Times New Roman" w:hAnsi="Times New Roman"/>
          <w:sz w:val="26"/>
          <w:szCs w:val="26"/>
        </w:rPr>
        <w:t>Robert Hanson, Adam Tacy, GWT in Action Easy Ajax with the Google Web Toolkit, 2007.</w:t>
      </w:r>
    </w:p>
    <w:p w14:paraId="1BD40779" w14:textId="77777777" w:rsidR="00494015" w:rsidRPr="00A7425F" w:rsidRDefault="00494015" w:rsidP="00494015">
      <w:pPr>
        <w:pStyle w:val="ListParagraph"/>
        <w:numPr>
          <w:ilvl w:val="0"/>
          <w:numId w:val="1"/>
        </w:numPr>
        <w:spacing w:before="100" w:beforeAutospacing="1" w:after="360" w:line="288" w:lineRule="auto"/>
        <w:jc w:val="both"/>
        <w:rPr>
          <w:rFonts w:ascii="Times New Roman" w:hAnsi="Times New Roman"/>
          <w:sz w:val="26"/>
          <w:szCs w:val="26"/>
        </w:rPr>
      </w:pPr>
      <w:r w:rsidRPr="00A7425F">
        <w:rPr>
          <w:rFonts w:ascii="Times New Roman" w:hAnsi="Times New Roman"/>
          <w:sz w:val="26"/>
          <w:szCs w:val="26"/>
        </w:rPr>
        <w:t>Charles Severance, Using Google App Engine Building the Web application, O’Reilly  media, 2009.</w:t>
      </w:r>
    </w:p>
    <w:p w14:paraId="302F62AF" w14:textId="77777777" w:rsidR="00494015" w:rsidRPr="00A7425F" w:rsidRDefault="00494015" w:rsidP="00494015">
      <w:pPr>
        <w:pStyle w:val="ListParagraph"/>
        <w:numPr>
          <w:ilvl w:val="0"/>
          <w:numId w:val="1"/>
        </w:numPr>
        <w:spacing w:before="100" w:beforeAutospacing="1" w:after="360" w:line="288" w:lineRule="auto"/>
        <w:jc w:val="both"/>
        <w:rPr>
          <w:rFonts w:ascii="Times New Roman" w:hAnsi="Times New Roman"/>
          <w:sz w:val="26"/>
          <w:szCs w:val="26"/>
        </w:rPr>
      </w:pPr>
      <w:r w:rsidRPr="00A7425F">
        <w:rPr>
          <w:rFonts w:ascii="Times New Roman" w:hAnsi="Times New Roman"/>
          <w:sz w:val="26"/>
          <w:szCs w:val="26"/>
        </w:rPr>
        <w:t>Dan Sanderson, Progamming Google App Engine Building and run scalable Web Apps on Google’s, 2009.</w:t>
      </w:r>
    </w:p>
    <w:p w14:paraId="24E9901E" w14:textId="77777777" w:rsidR="00494015" w:rsidRPr="00A7425F" w:rsidRDefault="00494015" w:rsidP="00494015">
      <w:pPr>
        <w:pStyle w:val="ListParagraph"/>
        <w:numPr>
          <w:ilvl w:val="0"/>
          <w:numId w:val="1"/>
        </w:numPr>
        <w:spacing w:before="100" w:beforeAutospacing="1" w:after="360" w:line="288" w:lineRule="auto"/>
        <w:jc w:val="both"/>
        <w:rPr>
          <w:rFonts w:ascii="Times New Roman" w:hAnsi="Times New Roman"/>
          <w:color w:val="000000" w:themeColor="text1"/>
          <w:sz w:val="26"/>
          <w:szCs w:val="26"/>
        </w:rPr>
      </w:pPr>
      <w:r w:rsidRPr="00A7425F">
        <w:rPr>
          <w:rFonts w:ascii="Times New Roman" w:hAnsi="Times New Roman"/>
          <w:sz w:val="26"/>
          <w:szCs w:val="26"/>
        </w:rPr>
        <w:t>Weslay Hales, HTML5 and Javascript Web App,Bridging the Gap bettwen the Web and the Mobile Web, 2012.</w:t>
      </w:r>
    </w:p>
    <w:p w14:paraId="2F4A9FBF" w14:textId="77777777" w:rsidR="00494015" w:rsidRPr="00A7425F" w:rsidRDefault="005734C3" w:rsidP="00494015">
      <w:pPr>
        <w:pStyle w:val="ListParagraph"/>
        <w:numPr>
          <w:ilvl w:val="0"/>
          <w:numId w:val="1"/>
        </w:numPr>
        <w:spacing w:before="100" w:beforeAutospacing="1" w:after="360" w:line="288" w:lineRule="auto"/>
        <w:jc w:val="both"/>
        <w:rPr>
          <w:rFonts w:ascii="Times New Roman" w:hAnsi="Times New Roman"/>
          <w:sz w:val="26"/>
          <w:szCs w:val="26"/>
        </w:rPr>
      </w:pPr>
      <w:hyperlink r:id="rId45" w:history="1">
        <w:r w:rsidR="00494015" w:rsidRPr="00A7425F">
          <w:rPr>
            <w:rStyle w:val="Hyperlink"/>
            <w:rFonts w:ascii="Times New Roman" w:hAnsi="Times New Roman"/>
            <w:sz w:val="26"/>
            <w:szCs w:val="26"/>
          </w:rPr>
          <w:t>https://developers.google.com/appengine</w:t>
        </w:r>
      </w:hyperlink>
    </w:p>
    <w:p w14:paraId="5CDF3BDA" w14:textId="77777777" w:rsidR="00494015" w:rsidRPr="00A7425F" w:rsidRDefault="005734C3" w:rsidP="00494015">
      <w:pPr>
        <w:pStyle w:val="ListParagraph"/>
        <w:numPr>
          <w:ilvl w:val="0"/>
          <w:numId w:val="1"/>
        </w:numPr>
        <w:spacing w:before="100" w:beforeAutospacing="1" w:after="360" w:line="288" w:lineRule="auto"/>
        <w:jc w:val="both"/>
        <w:rPr>
          <w:rFonts w:ascii="Times New Roman" w:hAnsi="Times New Roman"/>
          <w:sz w:val="26"/>
          <w:szCs w:val="26"/>
        </w:rPr>
      </w:pPr>
      <w:hyperlink r:id="rId46" w:history="1">
        <w:r w:rsidR="00494015" w:rsidRPr="00A7425F">
          <w:rPr>
            <w:rStyle w:val="Hyperlink"/>
            <w:rFonts w:ascii="Times New Roman" w:hAnsi="Times New Roman"/>
            <w:sz w:val="26"/>
            <w:szCs w:val="26"/>
          </w:rPr>
          <w:t>https://developers.google.com/webtool-kit</w:t>
        </w:r>
      </w:hyperlink>
    </w:p>
    <w:p w14:paraId="7B07EF63" w14:textId="77777777" w:rsidR="00494015" w:rsidRPr="00A7425F" w:rsidRDefault="005734C3" w:rsidP="00494015">
      <w:pPr>
        <w:pStyle w:val="ListParagraph"/>
        <w:numPr>
          <w:ilvl w:val="0"/>
          <w:numId w:val="1"/>
        </w:numPr>
        <w:spacing w:before="100" w:beforeAutospacing="1" w:after="360" w:line="288" w:lineRule="auto"/>
        <w:jc w:val="both"/>
        <w:rPr>
          <w:rStyle w:val="Hyperlink"/>
          <w:rFonts w:ascii="Times New Roman" w:hAnsi="Times New Roman"/>
          <w:color w:val="auto"/>
          <w:sz w:val="26"/>
          <w:szCs w:val="26"/>
          <w:u w:val="none"/>
        </w:rPr>
      </w:pPr>
      <w:hyperlink r:id="rId47" w:history="1">
        <w:r w:rsidR="00494015" w:rsidRPr="00A7425F">
          <w:rPr>
            <w:rStyle w:val="Hyperlink"/>
            <w:rFonts w:ascii="Times New Roman" w:hAnsi="Times New Roman"/>
            <w:sz w:val="26"/>
            <w:szCs w:val="26"/>
          </w:rPr>
          <w:t>http://vi.wikipedia.org/</w:t>
        </w:r>
      </w:hyperlink>
    </w:p>
    <w:p w14:paraId="6BBEC58D" w14:textId="77777777" w:rsidR="00902FCC" w:rsidRPr="00A7425F" w:rsidRDefault="00902FCC" w:rsidP="00902FCC">
      <w:pPr>
        <w:pStyle w:val="ListParagraph"/>
        <w:spacing w:before="100" w:beforeAutospacing="1" w:after="360" w:line="288" w:lineRule="auto"/>
        <w:ind w:left="360"/>
        <w:jc w:val="both"/>
        <w:rPr>
          <w:rFonts w:ascii="Times New Roman" w:hAnsi="Times New Roman"/>
          <w:sz w:val="26"/>
          <w:szCs w:val="26"/>
        </w:rPr>
      </w:pPr>
    </w:p>
    <w:p w14:paraId="543763C8" w14:textId="7A7796F5" w:rsidR="00830F19" w:rsidRPr="00A7425F" w:rsidRDefault="00830F19" w:rsidP="00494015">
      <w:pPr>
        <w:spacing w:line="276" w:lineRule="auto"/>
        <w:ind w:left="360"/>
        <w:rPr>
          <w:szCs w:val="26"/>
        </w:rPr>
      </w:pPr>
    </w:p>
    <w:p w14:paraId="6BFBCCA4" w14:textId="77777777" w:rsidR="009C11F9" w:rsidRPr="00A7425F" w:rsidRDefault="009C11F9" w:rsidP="007E73BE">
      <w:pPr>
        <w:spacing w:line="276" w:lineRule="auto"/>
        <w:jc w:val="both"/>
        <w:rPr>
          <w:szCs w:val="26"/>
        </w:rPr>
      </w:pPr>
    </w:p>
    <w:p w14:paraId="35E69961" w14:textId="77777777" w:rsidR="009C11F9" w:rsidRPr="00A7425F" w:rsidRDefault="009C11F9" w:rsidP="007E73BE">
      <w:pPr>
        <w:spacing w:line="276" w:lineRule="auto"/>
        <w:jc w:val="both"/>
        <w:rPr>
          <w:szCs w:val="26"/>
        </w:rPr>
      </w:pPr>
    </w:p>
    <w:p w14:paraId="6A96E3FF" w14:textId="77777777" w:rsidR="00D218BC" w:rsidRPr="00A7425F" w:rsidRDefault="00D218BC" w:rsidP="007E73BE">
      <w:pPr>
        <w:spacing w:line="276" w:lineRule="auto"/>
        <w:jc w:val="both"/>
        <w:rPr>
          <w:szCs w:val="26"/>
        </w:rPr>
      </w:pPr>
    </w:p>
    <w:sectPr w:rsidR="00D218BC" w:rsidRPr="00A7425F" w:rsidSect="004230C9">
      <w:footerReference w:type="even" r:id="rId48"/>
      <w:footerReference w:type="default" r:id="rId49"/>
      <w:type w:val="continuous"/>
      <w:pgSz w:w="11907" w:h="16840" w:code="9"/>
      <w:pgMar w:top="1080" w:right="1138" w:bottom="1512" w:left="1987" w:header="850" w:footer="936"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CB18AF" w14:textId="77777777" w:rsidR="00C5319C" w:rsidRDefault="00C5319C">
      <w:r>
        <w:separator/>
      </w:r>
    </w:p>
  </w:endnote>
  <w:endnote w:type="continuationSeparator" w:id="0">
    <w:p w14:paraId="5A434AB7" w14:textId="77777777" w:rsidR="00C5319C" w:rsidRDefault="00C531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AEFFC5" w14:textId="77777777" w:rsidR="00C5319C" w:rsidRDefault="00C5319C" w:rsidP="00625CD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C96E915" w14:textId="77777777" w:rsidR="00C5319C" w:rsidRDefault="00C5319C" w:rsidP="00625CD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CC697D" w14:textId="77777777" w:rsidR="00C5319C" w:rsidRDefault="00C5319C" w:rsidP="00625CDA">
    <w:pPr>
      <w:pStyle w:val="Footer"/>
      <w:framePr w:wrap="around" w:vAnchor="text" w:hAnchor="page" w:x="6306" w:y="380"/>
      <w:rPr>
        <w:rStyle w:val="PageNumber"/>
      </w:rPr>
    </w:pPr>
    <w:r>
      <w:rPr>
        <w:rStyle w:val="PageNumber"/>
      </w:rPr>
      <w:fldChar w:fldCharType="begin"/>
    </w:r>
    <w:r>
      <w:rPr>
        <w:rStyle w:val="PageNumber"/>
      </w:rPr>
      <w:instrText xml:space="preserve">PAGE  </w:instrText>
    </w:r>
    <w:r>
      <w:rPr>
        <w:rStyle w:val="PageNumber"/>
      </w:rPr>
      <w:fldChar w:fldCharType="separate"/>
    </w:r>
    <w:r w:rsidR="005734C3">
      <w:rPr>
        <w:rStyle w:val="PageNumber"/>
        <w:noProof/>
      </w:rPr>
      <w:t>3</w:t>
    </w:r>
    <w:r>
      <w:rPr>
        <w:rStyle w:val="PageNumber"/>
      </w:rPr>
      <w:fldChar w:fldCharType="end"/>
    </w:r>
  </w:p>
  <w:p w14:paraId="2FF7A319" w14:textId="33A9553E" w:rsidR="00C5319C" w:rsidRDefault="00C5319C" w:rsidP="007B02D0">
    <w:pPr>
      <w:pStyle w:val="Footer"/>
      <w:pBdr>
        <w:top w:val="dotted" w:sz="4" w:space="1" w:color="auto"/>
      </w:pBdr>
      <w:ind w:right="360"/>
      <w:jc w:val="center"/>
    </w:pPr>
    <w:r>
      <w:rPr>
        <w:i/>
        <w:sz w:val="20"/>
      </w:rPr>
      <w:t>Sinh viên thực hiện:  Đặng Văn  Long - 20101793. Khóa K55 - Lớp CNTT 2</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1AEA36" w14:textId="77777777" w:rsidR="00C5319C" w:rsidRDefault="00C5319C">
      <w:r>
        <w:separator/>
      </w:r>
    </w:p>
  </w:footnote>
  <w:footnote w:type="continuationSeparator" w:id="0">
    <w:p w14:paraId="0FF0FD5F" w14:textId="77777777" w:rsidR="00C5319C" w:rsidRDefault="00C5319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315DD"/>
    <w:multiLevelType w:val="hybridMultilevel"/>
    <w:tmpl w:val="F5568476"/>
    <w:lvl w:ilvl="0" w:tplc="F52892D4">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BC66DE7"/>
    <w:multiLevelType w:val="hybridMultilevel"/>
    <w:tmpl w:val="287456B0"/>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C764DD1"/>
    <w:multiLevelType w:val="hybridMultilevel"/>
    <w:tmpl w:val="0E54F0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E130E84"/>
    <w:multiLevelType w:val="hybridMultilevel"/>
    <w:tmpl w:val="2DA22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29E6821"/>
    <w:multiLevelType w:val="hybridMultilevel"/>
    <w:tmpl w:val="098EEE1A"/>
    <w:lvl w:ilvl="0" w:tplc="6FCA192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A955D5"/>
    <w:multiLevelType w:val="hybridMultilevel"/>
    <w:tmpl w:val="0372A9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C40034F"/>
    <w:multiLevelType w:val="hybridMultilevel"/>
    <w:tmpl w:val="43265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4219AF"/>
    <w:multiLevelType w:val="hybridMultilevel"/>
    <w:tmpl w:val="0CAC71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AF9522D"/>
    <w:multiLevelType w:val="hybridMultilevel"/>
    <w:tmpl w:val="8070EA0A"/>
    <w:lvl w:ilvl="0" w:tplc="6FCA192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3E1E29"/>
    <w:multiLevelType w:val="hybridMultilevel"/>
    <w:tmpl w:val="3B7083FE"/>
    <w:lvl w:ilvl="0" w:tplc="A72E1E6A">
      <w:start w:val="1"/>
      <w:numFmt w:val="bullet"/>
      <w:lvlText w:val="-"/>
      <w:lvlJc w:val="left"/>
      <w:pPr>
        <w:ind w:left="1080" w:hanging="360"/>
      </w:pPr>
      <w:rPr>
        <w:rFonts w:ascii="Calibri" w:eastAsia="Times New Roman"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nsid w:val="2D6666AB"/>
    <w:multiLevelType w:val="hybridMultilevel"/>
    <w:tmpl w:val="11600C2C"/>
    <w:lvl w:ilvl="0" w:tplc="6FCA192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1807A3"/>
    <w:multiLevelType w:val="hybridMultilevel"/>
    <w:tmpl w:val="48044624"/>
    <w:lvl w:ilvl="0" w:tplc="6FCA1922">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0352F29"/>
    <w:multiLevelType w:val="hybridMultilevel"/>
    <w:tmpl w:val="E1E6F332"/>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0EC0013"/>
    <w:multiLevelType w:val="hybridMultilevel"/>
    <w:tmpl w:val="22520C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4D74C6F"/>
    <w:multiLevelType w:val="hybridMultilevel"/>
    <w:tmpl w:val="1C765332"/>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93D113D"/>
    <w:multiLevelType w:val="hybridMultilevel"/>
    <w:tmpl w:val="B66E3D1A"/>
    <w:lvl w:ilvl="0" w:tplc="A72E1E6A">
      <w:start w:val="1"/>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FAE29EA"/>
    <w:multiLevelType w:val="hybridMultilevel"/>
    <w:tmpl w:val="7390B45A"/>
    <w:lvl w:ilvl="0" w:tplc="A72E1E6A">
      <w:start w:val="1"/>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0611183"/>
    <w:multiLevelType w:val="hybridMultilevel"/>
    <w:tmpl w:val="EEDCFB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425A372B"/>
    <w:multiLevelType w:val="hybridMultilevel"/>
    <w:tmpl w:val="5DEC9AFA"/>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46B42E1A"/>
    <w:multiLevelType w:val="hybridMultilevel"/>
    <w:tmpl w:val="B896E59E"/>
    <w:lvl w:ilvl="0" w:tplc="D67626F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4E3E05"/>
    <w:multiLevelType w:val="hybridMultilevel"/>
    <w:tmpl w:val="251E33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9841072"/>
    <w:multiLevelType w:val="hybridMultilevel"/>
    <w:tmpl w:val="4AF2AFE2"/>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9F1668B"/>
    <w:multiLevelType w:val="hybridMultilevel"/>
    <w:tmpl w:val="6990304E"/>
    <w:lvl w:ilvl="0" w:tplc="6FCA192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0061F2"/>
    <w:multiLevelType w:val="hybridMultilevel"/>
    <w:tmpl w:val="7662F7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1FB58E6"/>
    <w:multiLevelType w:val="hybridMultilevel"/>
    <w:tmpl w:val="637CE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A33F58"/>
    <w:multiLevelType w:val="hybridMultilevel"/>
    <w:tmpl w:val="A30EB816"/>
    <w:lvl w:ilvl="0" w:tplc="042A0001">
      <w:start w:val="1"/>
      <w:numFmt w:val="bullet"/>
      <w:lvlText w:val=""/>
      <w:lvlJc w:val="left"/>
      <w:pPr>
        <w:ind w:left="1003" w:hanging="360"/>
      </w:pPr>
      <w:rPr>
        <w:rFonts w:ascii="Symbol" w:hAnsi="Symbol" w:hint="default"/>
      </w:rPr>
    </w:lvl>
    <w:lvl w:ilvl="1" w:tplc="042A0003" w:tentative="1">
      <w:start w:val="1"/>
      <w:numFmt w:val="bullet"/>
      <w:lvlText w:val="o"/>
      <w:lvlJc w:val="left"/>
      <w:pPr>
        <w:ind w:left="1723" w:hanging="360"/>
      </w:pPr>
      <w:rPr>
        <w:rFonts w:ascii="Courier New" w:hAnsi="Courier New" w:cs="Courier New" w:hint="default"/>
      </w:rPr>
    </w:lvl>
    <w:lvl w:ilvl="2" w:tplc="042A0005" w:tentative="1">
      <w:start w:val="1"/>
      <w:numFmt w:val="bullet"/>
      <w:lvlText w:val=""/>
      <w:lvlJc w:val="left"/>
      <w:pPr>
        <w:ind w:left="2443" w:hanging="360"/>
      </w:pPr>
      <w:rPr>
        <w:rFonts w:ascii="Wingdings" w:hAnsi="Wingdings" w:hint="default"/>
      </w:rPr>
    </w:lvl>
    <w:lvl w:ilvl="3" w:tplc="042A0001" w:tentative="1">
      <w:start w:val="1"/>
      <w:numFmt w:val="bullet"/>
      <w:lvlText w:val=""/>
      <w:lvlJc w:val="left"/>
      <w:pPr>
        <w:ind w:left="3163" w:hanging="360"/>
      </w:pPr>
      <w:rPr>
        <w:rFonts w:ascii="Symbol" w:hAnsi="Symbol" w:hint="default"/>
      </w:rPr>
    </w:lvl>
    <w:lvl w:ilvl="4" w:tplc="042A0003" w:tentative="1">
      <w:start w:val="1"/>
      <w:numFmt w:val="bullet"/>
      <w:lvlText w:val="o"/>
      <w:lvlJc w:val="left"/>
      <w:pPr>
        <w:ind w:left="3883" w:hanging="360"/>
      </w:pPr>
      <w:rPr>
        <w:rFonts w:ascii="Courier New" w:hAnsi="Courier New" w:cs="Courier New" w:hint="default"/>
      </w:rPr>
    </w:lvl>
    <w:lvl w:ilvl="5" w:tplc="042A0005" w:tentative="1">
      <w:start w:val="1"/>
      <w:numFmt w:val="bullet"/>
      <w:lvlText w:val=""/>
      <w:lvlJc w:val="left"/>
      <w:pPr>
        <w:ind w:left="4603" w:hanging="360"/>
      </w:pPr>
      <w:rPr>
        <w:rFonts w:ascii="Wingdings" w:hAnsi="Wingdings" w:hint="default"/>
      </w:rPr>
    </w:lvl>
    <w:lvl w:ilvl="6" w:tplc="042A0001" w:tentative="1">
      <w:start w:val="1"/>
      <w:numFmt w:val="bullet"/>
      <w:lvlText w:val=""/>
      <w:lvlJc w:val="left"/>
      <w:pPr>
        <w:ind w:left="5323" w:hanging="360"/>
      </w:pPr>
      <w:rPr>
        <w:rFonts w:ascii="Symbol" w:hAnsi="Symbol" w:hint="default"/>
      </w:rPr>
    </w:lvl>
    <w:lvl w:ilvl="7" w:tplc="042A0003" w:tentative="1">
      <w:start w:val="1"/>
      <w:numFmt w:val="bullet"/>
      <w:lvlText w:val="o"/>
      <w:lvlJc w:val="left"/>
      <w:pPr>
        <w:ind w:left="6043" w:hanging="360"/>
      </w:pPr>
      <w:rPr>
        <w:rFonts w:ascii="Courier New" w:hAnsi="Courier New" w:cs="Courier New" w:hint="default"/>
      </w:rPr>
    </w:lvl>
    <w:lvl w:ilvl="8" w:tplc="042A0005" w:tentative="1">
      <w:start w:val="1"/>
      <w:numFmt w:val="bullet"/>
      <w:lvlText w:val=""/>
      <w:lvlJc w:val="left"/>
      <w:pPr>
        <w:ind w:left="6763" w:hanging="360"/>
      </w:pPr>
      <w:rPr>
        <w:rFonts w:ascii="Wingdings" w:hAnsi="Wingdings" w:hint="default"/>
      </w:rPr>
    </w:lvl>
  </w:abstractNum>
  <w:abstractNum w:abstractNumId="26">
    <w:nsid w:val="558461FB"/>
    <w:multiLevelType w:val="hybridMultilevel"/>
    <w:tmpl w:val="53E4B7B8"/>
    <w:lvl w:ilvl="0" w:tplc="6FCA192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C6F4A3F"/>
    <w:multiLevelType w:val="hybridMultilevel"/>
    <w:tmpl w:val="2E0E495A"/>
    <w:lvl w:ilvl="0" w:tplc="6FCA192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FF506CB"/>
    <w:multiLevelType w:val="hybridMultilevel"/>
    <w:tmpl w:val="31FA8A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609052A2"/>
    <w:multiLevelType w:val="hybridMultilevel"/>
    <w:tmpl w:val="B92C5430"/>
    <w:lvl w:ilvl="0" w:tplc="6FCA192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4393396"/>
    <w:multiLevelType w:val="hybridMultilevel"/>
    <w:tmpl w:val="3A3691EC"/>
    <w:lvl w:ilvl="0" w:tplc="6FCA192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5386080"/>
    <w:multiLevelType w:val="hybridMultilevel"/>
    <w:tmpl w:val="CD04C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856A33"/>
    <w:multiLevelType w:val="hybridMultilevel"/>
    <w:tmpl w:val="EA960F94"/>
    <w:lvl w:ilvl="0" w:tplc="6FCA1922">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6E9558A"/>
    <w:multiLevelType w:val="hybridMultilevel"/>
    <w:tmpl w:val="AE2C3AFA"/>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1E70520"/>
    <w:multiLevelType w:val="hybridMultilevel"/>
    <w:tmpl w:val="87507C14"/>
    <w:lvl w:ilvl="0" w:tplc="6FCA192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0B0A89"/>
    <w:multiLevelType w:val="hybridMultilevel"/>
    <w:tmpl w:val="92B6B8A4"/>
    <w:lvl w:ilvl="0" w:tplc="042A0001">
      <w:start w:val="1"/>
      <w:numFmt w:val="bullet"/>
      <w:lvlText w:val=""/>
      <w:lvlJc w:val="left"/>
      <w:pPr>
        <w:ind w:left="1003"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nsid w:val="740B0ECA"/>
    <w:multiLevelType w:val="hybridMultilevel"/>
    <w:tmpl w:val="E2845DD8"/>
    <w:lvl w:ilvl="0" w:tplc="6FCA1922">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5173287"/>
    <w:multiLevelType w:val="hybridMultilevel"/>
    <w:tmpl w:val="2A5421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6BB4037"/>
    <w:multiLevelType w:val="hybridMultilevel"/>
    <w:tmpl w:val="96780C6A"/>
    <w:lvl w:ilvl="0" w:tplc="6FCA192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F4235D"/>
    <w:multiLevelType w:val="hybridMultilevel"/>
    <w:tmpl w:val="B3F2C64A"/>
    <w:lvl w:ilvl="0" w:tplc="6FCA192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136088"/>
    <w:multiLevelType w:val="hybridMultilevel"/>
    <w:tmpl w:val="5268D08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31"/>
  </w:num>
  <w:num w:numId="3">
    <w:abstractNumId w:val="6"/>
  </w:num>
  <w:num w:numId="4">
    <w:abstractNumId w:val="39"/>
  </w:num>
  <w:num w:numId="5">
    <w:abstractNumId w:val="24"/>
  </w:num>
  <w:num w:numId="6">
    <w:abstractNumId w:val="10"/>
  </w:num>
  <w:num w:numId="7">
    <w:abstractNumId w:val="32"/>
  </w:num>
  <w:num w:numId="8">
    <w:abstractNumId w:val="36"/>
  </w:num>
  <w:num w:numId="9">
    <w:abstractNumId w:val="20"/>
  </w:num>
  <w:num w:numId="10">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7"/>
  </w:num>
  <w:num w:numId="12">
    <w:abstractNumId w:val="7"/>
  </w:num>
  <w:num w:numId="13">
    <w:abstractNumId w:val="22"/>
  </w:num>
  <w:num w:numId="14">
    <w:abstractNumId w:val="4"/>
  </w:num>
  <w:num w:numId="15">
    <w:abstractNumId w:val="35"/>
  </w:num>
  <w:num w:numId="16">
    <w:abstractNumId w:val="25"/>
  </w:num>
  <w:num w:numId="17">
    <w:abstractNumId w:val="2"/>
  </w:num>
  <w:num w:numId="18">
    <w:abstractNumId w:val="40"/>
  </w:num>
  <w:num w:numId="19">
    <w:abstractNumId w:val="5"/>
  </w:num>
  <w:num w:numId="20">
    <w:abstractNumId w:val="0"/>
  </w:num>
  <w:num w:numId="21">
    <w:abstractNumId w:val="16"/>
  </w:num>
  <w:num w:numId="22">
    <w:abstractNumId w:val="15"/>
  </w:num>
  <w:num w:numId="23">
    <w:abstractNumId w:val="9"/>
  </w:num>
  <w:num w:numId="24">
    <w:abstractNumId w:val="38"/>
  </w:num>
  <w:num w:numId="25">
    <w:abstractNumId w:val="29"/>
  </w:num>
  <w:num w:numId="26">
    <w:abstractNumId w:val="18"/>
  </w:num>
  <w:num w:numId="27">
    <w:abstractNumId w:val="27"/>
  </w:num>
  <w:num w:numId="28">
    <w:abstractNumId w:val="26"/>
  </w:num>
  <w:num w:numId="29">
    <w:abstractNumId w:val="34"/>
  </w:num>
  <w:num w:numId="30">
    <w:abstractNumId w:val="19"/>
  </w:num>
  <w:num w:numId="31">
    <w:abstractNumId w:val="8"/>
  </w:num>
  <w:num w:numId="32">
    <w:abstractNumId w:val="1"/>
  </w:num>
  <w:num w:numId="33">
    <w:abstractNumId w:val="33"/>
  </w:num>
  <w:num w:numId="34">
    <w:abstractNumId w:val="21"/>
  </w:num>
  <w:num w:numId="35">
    <w:abstractNumId w:val="13"/>
  </w:num>
  <w:num w:numId="36">
    <w:abstractNumId w:val="23"/>
  </w:num>
  <w:num w:numId="37">
    <w:abstractNumId w:val="30"/>
  </w:num>
  <w:num w:numId="38">
    <w:abstractNumId w:val="17"/>
  </w:num>
  <w:num w:numId="39">
    <w:abstractNumId w:val="14"/>
  </w:num>
  <w:num w:numId="40">
    <w:abstractNumId w:val="12"/>
  </w:num>
  <w:num w:numId="41">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hideSpellingErrors/>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2EF"/>
    <w:rsid w:val="00004AEE"/>
    <w:rsid w:val="00013075"/>
    <w:rsid w:val="00014330"/>
    <w:rsid w:val="00020594"/>
    <w:rsid w:val="00020CE7"/>
    <w:rsid w:val="00027F57"/>
    <w:rsid w:val="00030B06"/>
    <w:rsid w:val="00031FC4"/>
    <w:rsid w:val="00032B5B"/>
    <w:rsid w:val="0003550A"/>
    <w:rsid w:val="00035F83"/>
    <w:rsid w:val="00042395"/>
    <w:rsid w:val="00042893"/>
    <w:rsid w:val="00043E6F"/>
    <w:rsid w:val="00047D23"/>
    <w:rsid w:val="00050B90"/>
    <w:rsid w:val="0005128B"/>
    <w:rsid w:val="0005482B"/>
    <w:rsid w:val="0005499E"/>
    <w:rsid w:val="000556E1"/>
    <w:rsid w:val="000568C7"/>
    <w:rsid w:val="00057AA2"/>
    <w:rsid w:val="000637F8"/>
    <w:rsid w:val="00066E4B"/>
    <w:rsid w:val="000779B7"/>
    <w:rsid w:val="00080723"/>
    <w:rsid w:val="0008411F"/>
    <w:rsid w:val="0008550A"/>
    <w:rsid w:val="00087F35"/>
    <w:rsid w:val="00090331"/>
    <w:rsid w:val="00094691"/>
    <w:rsid w:val="00096304"/>
    <w:rsid w:val="000A139C"/>
    <w:rsid w:val="000A184B"/>
    <w:rsid w:val="000A2028"/>
    <w:rsid w:val="000A7EBE"/>
    <w:rsid w:val="000B0C52"/>
    <w:rsid w:val="000B0FE5"/>
    <w:rsid w:val="000B13E1"/>
    <w:rsid w:val="000B16F0"/>
    <w:rsid w:val="000B7D08"/>
    <w:rsid w:val="000B7E10"/>
    <w:rsid w:val="000C3A73"/>
    <w:rsid w:val="000D1E39"/>
    <w:rsid w:val="000D2D73"/>
    <w:rsid w:val="000D6FF3"/>
    <w:rsid w:val="000D7DC3"/>
    <w:rsid w:val="000E2111"/>
    <w:rsid w:val="000E4B8D"/>
    <w:rsid w:val="000E6D97"/>
    <w:rsid w:val="000F07DA"/>
    <w:rsid w:val="000F1CD4"/>
    <w:rsid w:val="000F2722"/>
    <w:rsid w:val="000F38D2"/>
    <w:rsid w:val="000F4F1E"/>
    <w:rsid w:val="000F6F3B"/>
    <w:rsid w:val="00100745"/>
    <w:rsid w:val="001022C5"/>
    <w:rsid w:val="001127EC"/>
    <w:rsid w:val="00112EF8"/>
    <w:rsid w:val="001160FE"/>
    <w:rsid w:val="001164A1"/>
    <w:rsid w:val="00126236"/>
    <w:rsid w:val="00126317"/>
    <w:rsid w:val="0013090D"/>
    <w:rsid w:val="0013160C"/>
    <w:rsid w:val="00135E4B"/>
    <w:rsid w:val="001431D1"/>
    <w:rsid w:val="00145403"/>
    <w:rsid w:val="001454F5"/>
    <w:rsid w:val="0014790D"/>
    <w:rsid w:val="00151D2D"/>
    <w:rsid w:val="00157237"/>
    <w:rsid w:val="0016262A"/>
    <w:rsid w:val="00163401"/>
    <w:rsid w:val="00163E27"/>
    <w:rsid w:val="00165DA6"/>
    <w:rsid w:val="001675FD"/>
    <w:rsid w:val="00174BEC"/>
    <w:rsid w:val="001759F0"/>
    <w:rsid w:val="00175ACD"/>
    <w:rsid w:val="00177043"/>
    <w:rsid w:val="00181294"/>
    <w:rsid w:val="00191FC8"/>
    <w:rsid w:val="001921A8"/>
    <w:rsid w:val="00196EBA"/>
    <w:rsid w:val="00197BCC"/>
    <w:rsid w:val="001A3B9D"/>
    <w:rsid w:val="001A4E44"/>
    <w:rsid w:val="001A5060"/>
    <w:rsid w:val="001A517C"/>
    <w:rsid w:val="001A623D"/>
    <w:rsid w:val="001A69D1"/>
    <w:rsid w:val="001A6FC5"/>
    <w:rsid w:val="001B198A"/>
    <w:rsid w:val="001B1BC6"/>
    <w:rsid w:val="001B4192"/>
    <w:rsid w:val="001C0CD5"/>
    <w:rsid w:val="001C3C86"/>
    <w:rsid w:val="001C43DC"/>
    <w:rsid w:val="001C6722"/>
    <w:rsid w:val="001D1132"/>
    <w:rsid w:val="001D21B2"/>
    <w:rsid w:val="001D410A"/>
    <w:rsid w:val="001D4F0E"/>
    <w:rsid w:val="001E22C1"/>
    <w:rsid w:val="001E4DB1"/>
    <w:rsid w:val="001E7D63"/>
    <w:rsid w:val="001F2920"/>
    <w:rsid w:val="001F2AFD"/>
    <w:rsid w:val="001F2F0F"/>
    <w:rsid w:val="001F4A93"/>
    <w:rsid w:val="001F66E5"/>
    <w:rsid w:val="002006AE"/>
    <w:rsid w:val="002014FE"/>
    <w:rsid w:val="00202000"/>
    <w:rsid w:val="002037A7"/>
    <w:rsid w:val="0020579A"/>
    <w:rsid w:val="00210146"/>
    <w:rsid w:val="002108A5"/>
    <w:rsid w:val="002116D1"/>
    <w:rsid w:val="002128D2"/>
    <w:rsid w:val="00213541"/>
    <w:rsid w:val="00213627"/>
    <w:rsid w:val="00214389"/>
    <w:rsid w:val="0021693B"/>
    <w:rsid w:val="00220E00"/>
    <w:rsid w:val="002213A9"/>
    <w:rsid w:val="00224B8E"/>
    <w:rsid w:val="00225F4C"/>
    <w:rsid w:val="00227524"/>
    <w:rsid w:val="002333E0"/>
    <w:rsid w:val="0023373C"/>
    <w:rsid w:val="00233C34"/>
    <w:rsid w:val="00235661"/>
    <w:rsid w:val="002379A5"/>
    <w:rsid w:val="00237BDF"/>
    <w:rsid w:val="00237DDF"/>
    <w:rsid w:val="00241A92"/>
    <w:rsid w:val="00242FD3"/>
    <w:rsid w:val="00243C6E"/>
    <w:rsid w:val="00244166"/>
    <w:rsid w:val="002466B6"/>
    <w:rsid w:val="00254A36"/>
    <w:rsid w:val="00255F7A"/>
    <w:rsid w:val="002602BD"/>
    <w:rsid w:val="00262134"/>
    <w:rsid w:val="00262FE5"/>
    <w:rsid w:val="002648B7"/>
    <w:rsid w:val="0026509E"/>
    <w:rsid w:val="00273D0A"/>
    <w:rsid w:val="00274E00"/>
    <w:rsid w:val="00280284"/>
    <w:rsid w:val="0028292F"/>
    <w:rsid w:val="002852C7"/>
    <w:rsid w:val="002874E1"/>
    <w:rsid w:val="00290E4B"/>
    <w:rsid w:val="00295D03"/>
    <w:rsid w:val="00296030"/>
    <w:rsid w:val="00296781"/>
    <w:rsid w:val="002A05EA"/>
    <w:rsid w:val="002A062B"/>
    <w:rsid w:val="002A32FE"/>
    <w:rsid w:val="002A55CD"/>
    <w:rsid w:val="002A5BA8"/>
    <w:rsid w:val="002B1C5C"/>
    <w:rsid w:val="002B4212"/>
    <w:rsid w:val="002C10C2"/>
    <w:rsid w:val="002C2B83"/>
    <w:rsid w:val="002C36C1"/>
    <w:rsid w:val="002D1240"/>
    <w:rsid w:val="002D490D"/>
    <w:rsid w:val="002D6048"/>
    <w:rsid w:val="002D7176"/>
    <w:rsid w:val="002E26F3"/>
    <w:rsid w:val="002E27D5"/>
    <w:rsid w:val="002E6F5C"/>
    <w:rsid w:val="002E6FBE"/>
    <w:rsid w:val="002E767C"/>
    <w:rsid w:val="002E770D"/>
    <w:rsid w:val="002E7742"/>
    <w:rsid w:val="002F15B5"/>
    <w:rsid w:val="002F339A"/>
    <w:rsid w:val="00301410"/>
    <w:rsid w:val="00301549"/>
    <w:rsid w:val="0030431D"/>
    <w:rsid w:val="00304A6E"/>
    <w:rsid w:val="00304BE1"/>
    <w:rsid w:val="00306B3B"/>
    <w:rsid w:val="00306FC7"/>
    <w:rsid w:val="003118A1"/>
    <w:rsid w:val="00312DA5"/>
    <w:rsid w:val="0031561C"/>
    <w:rsid w:val="00320597"/>
    <w:rsid w:val="00321EFD"/>
    <w:rsid w:val="00325C23"/>
    <w:rsid w:val="0033003A"/>
    <w:rsid w:val="003310BD"/>
    <w:rsid w:val="00332B96"/>
    <w:rsid w:val="0033408A"/>
    <w:rsid w:val="00334FA4"/>
    <w:rsid w:val="00336C05"/>
    <w:rsid w:val="00340630"/>
    <w:rsid w:val="00340E44"/>
    <w:rsid w:val="003413B5"/>
    <w:rsid w:val="0034366D"/>
    <w:rsid w:val="00347FE8"/>
    <w:rsid w:val="0035253B"/>
    <w:rsid w:val="00356C6E"/>
    <w:rsid w:val="00362F4D"/>
    <w:rsid w:val="00364F24"/>
    <w:rsid w:val="0036526C"/>
    <w:rsid w:val="003663C9"/>
    <w:rsid w:val="00366576"/>
    <w:rsid w:val="003704F1"/>
    <w:rsid w:val="00370505"/>
    <w:rsid w:val="00371273"/>
    <w:rsid w:val="003732E5"/>
    <w:rsid w:val="003848E2"/>
    <w:rsid w:val="0038799F"/>
    <w:rsid w:val="003903B6"/>
    <w:rsid w:val="00390658"/>
    <w:rsid w:val="00391B24"/>
    <w:rsid w:val="003A0715"/>
    <w:rsid w:val="003A422E"/>
    <w:rsid w:val="003A483F"/>
    <w:rsid w:val="003A4A7A"/>
    <w:rsid w:val="003A5631"/>
    <w:rsid w:val="003B0ABE"/>
    <w:rsid w:val="003B0D15"/>
    <w:rsid w:val="003B1646"/>
    <w:rsid w:val="003B1CD2"/>
    <w:rsid w:val="003B20D1"/>
    <w:rsid w:val="003B7A85"/>
    <w:rsid w:val="003C7CBC"/>
    <w:rsid w:val="003D024A"/>
    <w:rsid w:val="003D2471"/>
    <w:rsid w:val="003D2DC6"/>
    <w:rsid w:val="003D33D2"/>
    <w:rsid w:val="003D3C79"/>
    <w:rsid w:val="003D3CC9"/>
    <w:rsid w:val="003D4D80"/>
    <w:rsid w:val="003D6D29"/>
    <w:rsid w:val="003E17B5"/>
    <w:rsid w:val="003E1A86"/>
    <w:rsid w:val="003E51D7"/>
    <w:rsid w:val="003E6A49"/>
    <w:rsid w:val="003E6BBF"/>
    <w:rsid w:val="003E72DD"/>
    <w:rsid w:val="003F0E4D"/>
    <w:rsid w:val="003F12EF"/>
    <w:rsid w:val="003F1D97"/>
    <w:rsid w:val="003F44CB"/>
    <w:rsid w:val="003F7CA9"/>
    <w:rsid w:val="00403B98"/>
    <w:rsid w:val="00404DA6"/>
    <w:rsid w:val="00407AA3"/>
    <w:rsid w:val="00413D77"/>
    <w:rsid w:val="00415CDD"/>
    <w:rsid w:val="00416984"/>
    <w:rsid w:val="004175FB"/>
    <w:rsid w:val="004230C9"/>
    <w:rsid w:val="00423BC2"/>
    <w:rsid w:val="00424300"/>
    <w:rsid w:val="0042447F"/>
    <w:rsid w:val="00424664"/>
    <w:rsid w:val="004249B9"/>
    <w:rsid w:val="00427FB5"/>
    <w:rsid w:val="00430069"/>
    <w:rsid w:val="00430520"/>
    <w:rsid w:val="004314DE"/>
    <w:rsid w:val="00432065"/>
    <w:rsid w:val="0043208C"/>
    <w:rsid w:val="00434877"/>
    <w:rsid w:val="00436AF8"/>
    <w:rsid w:val="004376C5"/>
    <w:rsid w:val="0044076F"/>
    <w:rsid w:val="00443647"/>
    <w:rsid w:val="004439C8"/>
    <w:rsid w:val="00444A70"/>
    <w:rsid w:val="00444CA8"/>
    <w:rsid w:val="004454CC"/>
    <w:rsid w:val="004461BF"/>
    <w:rsid w:val="00446E9E"/>
    <w:rsid w:val="00450047"/>
    <w:rsid w:val="00452A62"/>
    <w:rsid w:val="00456E51"/>
    <w:rsid w:val="00461A4C"/>
    <w:rsid w:val="00461DDA"/>
    <w:rsid w:val="00464BC8"/>
    <w:rsid w:val="00465054"/>
    <w:rsid w:val="00470E8F"/>
    <w:rsid w:val="00472CB5"/>
    <w:rsid w:val="004768C0"/>
    <w:rsid w:val="00477EF7"/>
    <w:rsid w:val="00484337"/>
    <w:rsid w:val="004856A7"/>
    <w:rsid w:val="00486899"/>
    <w:rsid w:val="00486A23"/>
    <w:rsid w:val="00490C11"/>
    <w:rsid w:val="004927A0"/>
    <w:rsid w:val="00494015"/>
    <w:rsid w:val="00496B08"/>
    <w:rsid w:val="004A161B"/>
    <w:rsid w:val="004A4495"/>
    <w:rsid w:val="004A49A2"/>
    <w:rsid w:val="004A75E6"/>
    <w:rsid w:val="004B122F"/>
    <w:rsid w:val="004B35F7"/>
    <w:rsid w:val="004B5BF6"/>
    <w:rsid w:val="004B6813"/>
    <w:rsid w:val="004B70C3"/>
    <w:rsid w:val="004B75F9"/>
    <w:rsid w:val="004C0861"/>
    <w:rsid w:val="004C4F5B"/>
    <w:rsid w:val="004C5132"/>
    <w:rsid w:val="004C72F0"/>
    <w:rsid w:val="004D113A"/>
    <w:rsid w:val="004D6217"/>
    <w:rsid w:val="004D6E19"/>
    <w:rsid w:val="004D711E"/>
    <w:rsid w:val="004D74B5"/>
    <w:rsid w:val="004E51CE"/>
    <w:rsid w:val="004F2D8B"/>
    <w:rsid w:val="004F4778"/>
    <w:rsid w:val="004F5826"/>
    <w:rsid w:val="00501DC2"/>
    <w:rsid w:val="00502FD0"/>
    <w:rsid w:val="005036B9"/>
    <w:rsid w:val="00505563"/>
    <w:rsid w:val="00512E54"/>
    <w:rsid w:val="00514900"/>
    <w:rsid w:val="005161F9"/>
    <w:rsid w:val="005177BC"/>
    <w:rsid w:val="00520456"/>
    <w:rsid w:val="005221B2"/>
    <w:rsid w:val="00522AED"/>
    <w:rsid w:val="00522DFB"/>
    <w:rsid w:val="0052633A"/>
    <w:rsid w:val="005335B0"/>
    <w:rsid w:val="00535837"/>
    <w:rsid w:val="0053631F"/>
    <w:rsid w:val="0053649E"/>
    <w:rsid w:val="00541CBD"/>
    <w:rsid w:val="00542339"/>
    <w:rsid w:val="00542C76"/>
    <w:rsid w:val="00545BB4"/>
    <w:rsid w:val="00546C61"/>
    <w:rsid w:val="00547EA8"/>
    <w:rsid w:val="005509E0"/>
    <w:rsid w:val="00551A3C"/>
    <w:rsid w:val="00552B7F"/>
    <w:rsid w:val="00562C8C"/>
    <w:rsid w:val="00562D44"/>
    <w:rsid w:val="005649BF"/>
    <w:rsid w:val="00566044"/>
    <w:rsid w:val="00571174"/>
    <w:rsid w:val="00571BC4"/>
    <w:rsid w:val="005734C3"/>
    <w:rsid w:val="00576F4C"/>
    <w:rsid w:val="00580FC4"/>
    <w:rsid w:val="00581A30"/>
    <w:rsid w:val="00584039"/>
    <w:rsid w:val="00591FD8"/>
    <w:rsid w:val="005A1B63"/>
    <w:rsid w:val="005A3267"/>
    <w:rsid w:val="005B173D"/>
    <w:rsid w:val="005C3362"/>
    <w:rsid w:val="005C56CC"/>
    <w:rsid w:val="005C697B"/>
    <w:rsid w:val="005C7121"/>
    <w:rsid w:val="005D01BD"/>
    <w:rsid w:val="005D06C3"/>
    <w:rsid w:val="005D2FA5"/>
    <w:rsid w:val="005D332D"/>
    <w:rsid w:val="005D4BAD"/>
    <w:rsid w:val="005D6E23"/>
    <w:rsid w:val="005E4C30"/>
    <w:rsid w:val="005F17DE"/>
    <w:rsid w:val="00600FB4"/>
    <w:rsid w:val="006015A9"/>
    <w:rsid w:val="00602DF5"/>
    <w:rsid w:val="006041E6"/>
    <w:rsid w:val="006104F5"/>
    <w:rsid w:val="006142FC"/>
    <w:rsid w:val="00615475"/>
    <w:rsid w:val="00615F2C"/>
    <w:rsid w:val="0061640E"/>
    <w:rsid w:val="00621207"/>
    <w:rsid w:val="00622B57"/>
    <w:rsid w:val="00623517"/>
    <w:rsid w:val="00624E78"/>
    <w:rsid w:val="00625CDA"/>
    <w:rsid w:val="00626EDD"/>
    <w:rsid w:val="006346BF"/>
    <w:rsid w:val="00635DAA"/>
    <w:rsid w:val="00637142"/>
    <w:rsid w:val="006435DA"/>
    <w:rsid w:val="00644C6A"/>
    <w:rsid w:val="0065137E"/>
    <w:rsid w:val="006524CC"/>
    <w:rsid w:val="00654270"/>
    <w:rsid w:val="006600A5"/>
    <w:rsid w:val="0066227C"/>
    <w:rsid w:val="00664381"/>
    <w:rsid w:val="00665A5E"/>
    <w:rsid w:val="00682994"/>
    <w:rsid w:val="00687619"/>
    <w:rsid w:val="0069036E"/>
    <w:rsid w:val="00692E93"/>
    <w:rsid w:val="0069351E"/>
    <w:rsid w:val="00694CEE"/>
    <w:rsid w:val="006953BC"/>
    <w:rsid w:val="006A0450"/>
    <w:rsid w:val="006A1358"/>
    <w:rsid w:val="006A32C5"/>
    <w:rsid w:val="006A41DF"/>
    <w:rsid w:val="006A4A7D"/>
    <w:rsid w:val="006A71B6"/>
    <w:rsid w:val="006A7FE0"/>
    <w:rsid w:val="006B3109"/>
    <w:rsid w:val="006B3D96"/>
    <w:rsid w:val="006C1883"/>
    <w:rsid w:val="006C1C79"/>
    <w:rsid w:val="006C2434"/>
    <w:rsid w:val="006C365F"/>
    <w:rsid w:val="006C472D"/>
    <w:rsid w:val="006C59C6"/>
    <w:rsid w:val="006C7399"/>
    <w:rsid w:val="006D2D89"/>
    <w:rsid w:val="006D63A7"/>
    <w:rsid w:val="006D68A9"/>
    <w:rsid w:val="006D7E93"/>
    <w:rsid w:val="006E62E9"/>
    <w:rsid w:val="006E7802"/>
    <w:rsid w:val="006F1CB1"/>
    <w:rsid w:val="006F2004"/>
    <w:rsid w:val="006F3F70"/>
    <w:rsid w:val="006F4E12"/>
    <w:rsid w:val="006F5DB1"/>
    <w:rsid w:val="006F6385"/>
    <w:rsid w:val="007001A1"/>
    <w:rsid w:val="00700A5F"/>
    <w:rsid w:val="00702474"/>
    <w:rsid w:val="00702532"/>
    <w:rsid w:val="00702635"/>
    <w:rsid w:val="00706EE2"/>
    <w:rsid w:val="00707207"/>
    <w:rsid w:val="00711589"/>
    <w:rsid w:val="00712B40"/>
    <w:rsid w:val="00714976"/>
    <w:rsid w:val="0071640A"/>
    <w:rsid w:val="007211E6"/>
    <w:rsid w:val="007249A3"/>
    <w:rsid w:val="00725F47"/>
    <w:rsid w:val="00726B30"/>
    <w:rsid w:val="0073288E"/>
    <w:rsid w:val="00741505"/>
    <w:rsid w:val="0074197F"/>
    <w:rsid w:val="00744222"/>
    <w:rsid w:val="00750CCC"/>
    <w:rsid w:val="0075174B"/>
    <w:rsid w:val="00753209"/>
    <w:rsid w:val="0076247A"/>
    <w:rsid w:val="00764BB6"/>
    <w:rsid w:val="00766AD4"/>
    <w:rsid w:val="00772A2A"/>
    <w:rsid w:val="00774AE2"/>
    <w:rsid w:val="0077614B"/>
    <w:rsid w:val="007765D3"/>
    <w:rsid w:val="00776CA9"/>
    <w:rsid w:val="00780387"/>
    <w:rsid w:val="00784580"/>
    <w:rsid w:val="00786C1E"/>
    <w:rsid w:val="007926D7"/>
    <w:rsid w:val="00795F9B"/>
    <w:rsid w:val="00796A75"/>
    <w:rsid w:val="007A0358"/>
    <w:rsid w:val="007A100B"/>
    <w:rsid w:val="007A248A"/>
    <w:rsid w:val="007A570C"/>
    <w:rsid w:val="007A5F59"/>
    <w:rsid w:val="007B02D0"/>
    <w:rsid w:val="007B0A97"/>
    <w:rsid w:val="007B2A35"/>
    <w:rsid w:val="007B3BDD"/>
    <w:rsid w:val="007B3F37"/>
    <w:rsid w:val="007B558A"/>
    <w:rsid w:val="007B66BB"/>
    <w:rsid w:val="007C0DC1"/>
    <w:rsid w:val="007C0DD4"/>
    <w:rsid w:val="007C28CC"/>
    <w:rsid w:val="007C6E1E"/>
    <w:rsid w:val="007C7995"/>
    <w:rsid w:val="007D18E4"/>
    <w:rsid w:val="007D41B7"/>
    <w:rsid w:val="007D4B9D"/>
    <w:rsid w:val="007E5BD6"/>
    <w:rsid w:val="007E62D8"/>
    <w:rsid w:val="007E73BE"/>
    <w:rsid w:val="007F01C4"/>
    <w:rsid w:val="007F1D0D"/>
    <w:rsid w:val="007F3AFF"/>
    <w:rsid w:val="007F4096"/>
    <w:rsid w:val="00800B0C"/>
    <w:rsid w:val="00802321"/>
    <w:rsid w:val="008027A6"/>
    <w:rsid w:val="00805DC0"/>
    <w:rsid w:val="00810406"/>
    <w:rsid w:val="0081145C"/>
    <w:rsid w:val="00816505"/>
    <w:rsid w:val="0081753D"/>
    <w:rsid w:val="008179A1"/>
    <w:rsid w:val="00817C3D"/>
    <w:rsid w:val="00817EB2"/>
    <w:rsid w:val="00821DFC"/>
    <w:rsid w:val="0082282F"/>
    <w:rsid w:val="00826FFA"/>
    <w:rsid w:val="00830827"/>
    <w:rsid w:val="00830F19"/>
    <w:rsid w:val="008323CB"/>
    <w:rsid w:val="00833E72"/>
    <w:rsid w:val="00834483"/>
    <w:rsid w:val="00835143"/>
    <w:rsid w:val="00835B16"/>
    <w:rsid w:val="00836A14"/>
    <w:rsid w:val="008424B9"/>
    <w:rsid w:val="00845BC5"/>
    <w:rsid w:val="008463D1"/>
    <w:rsid w:val="00847597"/>
    <w:rsid w:val="00847A7C"/>
    <w:rsid w:val="008525AB"/>
    <w:rsid w:val="00853A9D"/>
    <w:rsid w:val="00856EEC"/>
    <w:rsid w:val="00862657"/>
    <w:rsid w:val="00862ECC"/>
    <w:rsid w:val="008677F3"/>
    <w:rsid w:val="00870A40"/>
    <w:rsid w:val="00873F61"/>
    <w:rsid w:val="008813C5"/>
    <w:rsid w:val="00883929"/>
    <w:rsid w:val="0088590B"/>
    <w:rsid w:val="00887441"/>
    <w:rsid w:val="008905ED"/>
    <w:rsid w:val="0089217E"/>
    <w:rsid w:val="00895F80"/>
    <w:rsid w:val="008A0821"/>
    <w:rsid w:val="008A0A1D"/>
    <w:rsid w:val="008A1CA7"/>
    <w:rsid w:val="008A5B4C"/>
    <w:rsid w:val="008B4896"/>
    <w:rsid w:val="008C2EBF"/>
    <w:rsid w:val="008C360C"/>
    <w:rsid w:val="008C3C25"/>
    <w:rsid w:val="008C4903"/>
    <w:rsid w:val="008C61CE"/>
    <w:rsid w:val="008C6949"/>
    <w:rsid w:val="008C6FC0"/>
    <w:rsid w:val="008D063A"/>
    <w:rsid w:val="008D1905"/>
    <w:rsid w:val="008D3631"/>
    <w:rsid w:val="008D4042"/>
    <w:rsid w:val="008D5100"/>
    <w:rsid w:val="008E2E4E"/>
    <w:rsid w:val="008E4658"/>
    <w:rsid w:val="008F3E9C"/>
    <w:rsid w:val="008F4509"/>
    <w:rsid w:val="008F5348"/>
    <w:rsid w:val="008F5A31"/>
    <w:rsid w:val="008F5D3C"/>
    <w:rsid w:val="009021F1"/>
    <w:rsid w:val="00902D98"/>
    <w:rsid w:val="00902FCC"/>
    <w:rsid w:val="0090434B"/>
    <w:rsid w:val="009102DC"/>
    <w:rsid w:val="009122B1"/>
    <w:rsid w:val="00913EB6"/>
    <w:rsid w:val="009146EF"/>
    <w:rsid w:val="00917005"/>
    <w:rsid w:val="00917CB3"/>
    <w:rsid w:val="00922A6D"/>
    <w:rsid w:val="0092602F"/>
    <w:rsid w:val="009311A9"/>
    <w:rsid w:val="00934F72"/>
    <w:rsid w:val="00940E59"/>
    <w:rsid w:val="00946A47"/>
    <w:rsid w:val="00950732"/>
    <w:rsid w:val="009509AE"/>
    <w:rsid w:val="00952ACF"/>
    <w:rsid w:val="00952D61"/>
    <w:rsid w:val="00952ECB"/>
    <w:rsid w:val="00952FEC"/>
    <w:rsid w:val="00954320"/>
    <w:rsid w:val="00957598"/>
    <w:rsid w:val="00960971"/>
    <w:rsid w:val="00961449"/>
    <w:rsid w:val="009642AD"/>
    <w:rsid w:val="00970284"/>
    <w:rsid w:val="00970B9E"/>
    <w:rsid w:val="00974870"/>
    <w:rsid w:val="00975C64"/>
    <w:rsid w:val="00975ECA"/>
    <w:rsid w:val="009778F6"/>
    <w:rsid w:val="00980320"/>
    <w:rsid w:val="00980FCD"/>
    <w:rsid w:val="009823E3"/>
    <w:rsid w:val="00982D86"/>
    <w:rsid w:val="00983AC6"/>
    <w:rsid w:val="0099008C"/>
    <w:rsid w:val="00990BFB"/>
    <w:rsid w:val="0099593E"/>
    <w:rsid w:val="009A6788"/>
    <w:rsid w:val="009A79E5"/>
    <w:rsid w:val="009B4003"/>
    <w:rsid w:val="009C11F9"/>
    <w:rsid w:val="009C220F"/>
    <w:rsid w:val="009C3E99"/>
    <w:rsid w:val="009C5B5B"/>
    <w:rsid w:val="009D22E0"/>
    <w:rsid w:val="009D4A51"/>
    <w:rsid w:val="009D6389"/>
    <w:rsid w:val="009D71E6"/>
    <w:rsid w:val="009E01C0"/>
    <w:rsid w:val="009E4044"/>
    <w:rsid w:val="009E57A4"/>
    <w:rsid w:val="009E6423"/>
    <w:rsid w:val="009F25C9"/>
    <w:rsid w:val="009F49DD"/>
    <w:rsid w:val="009F52C5"/>
    <w:rsid w:val="00A035DC"/>
    <w:rsid w:val="00A041DE"/>
    <w:rsid w:val="00A079E9"/>
    <w:rsid w:val="00A1307F"/>
    <w:rsid w:val="00A13F9C"/>
    <w:rsid w:val="00A23D84"/>
    <w:rsid w:val="00A24B6B"/>
    <w:rsid w:val="00A24C7C"/>
    <w:rsid w:val="00A253C8"/>
    <w:rsid w:val="00A27507"/>
    <w:rsid w:val="00A317BB"/>
    <w:rsid w:val="00A32574"/>
    <w:rsid w:val="00A40507"/>
    <w:rsid w:val="00A41116"/>
    <w:rsid w:val="00A42322"/>
    <w:rsid w:val="00A42843"/>
    <w:rsid w:val="00A4307C"/>
    <w:rsid w:val="00A43CB7"/>
    <w:rsid w:val="00A44681"/>
    <w:rsid w:val="00A53A56"/>
    <w:rsid w:val="00A54BAD"/>
    <w:rsid w:val="00A668A5"/>
    <w:rsid w:val="00A70602"/>
    <w:rsid w:val="00A7268F"/>
    <w:rsid w:val="00A7425F"/>
    <w:rsid w:val="00A74DDA"/>
    <w:rsid w:val="00A75D9C"/>
    <w:rsid w:val="00A75E3D"/>
    <w:rsid w:val="00A76843"/>
    <w:rsid w:val="00A84E6B"/>
    <w:rsid w:val="00A85489"/>
    <w:rsid w:val="00A90350"/>
    <w:rsid w:val="00A92509"/>
    <w:rsid w:val="00A93D56"/>
    <w:rsid w:val="00A93D97"/>
    <w:rsid w:val="00A9420D"/>
    <w:rsid w:val="00A96E8F"/>
    <w:rsid w:val="00AA55FE"/>
    <w:rsid w:val="00AA7262"/>
    <w:rsid w:val="00AC2188"/>
    <w:rsid w:val="00AC3616"/>
    <w:rsid w:val="00AD18E6"/>
    <w:rsid w:val="00AD3A2D"/>
    <w:rsid w:val="00AD57B3"/>
    <w:rsid w:val="00AD686F"/>
    <w:rsid w:val="00AD71AE"/>
    <w:rsid w:val="00AD7D3A"/>
    <w:rsid w:val="00AE1C58"/>
    <w:rsid w:val="00AE2018"/>
    <w:rsid w:val="00AE333E"/>
    <w:rsid w:val="00AE4710"/>
    <w:rsid w:val="00AE482E"/>
    <w:rsid w:val="00AF1BA8"/>
    <w:rsid w:val="00AF235C"/>
    <w:rsid w:val="00AF5AE9"/>
    <w:rsid w:val="00B0278F"/>
    <w:rsid w:val="00B06CB9"/>
    <w:rsid w:val="00B15838"/>
    <w:rsid w:val="00B17AD9"/>
    <w:rsid w:val="00B213C0"/>
    <w:rsid w:val="00B21859"/>
    <w:rsid w:val="00B23017"/>
    <w:rsid w:val="00B23342"/>
    <w:rsid w:val="00B2378A"/>
    <w:rsid w:val="00B23C22"/>
    <w:rsid w:val="00B26505"/>
    <w:rsid w:val="00B268A9"/>
    <w:rsid w:val="00B32B5F"/>
    <w:rsid w:val="00B36C8E"/>
    <w:rsid w:val="00B37E56"/>
    <w:rsid w:val="00B41BAC"/>
    <w:rsid w:val="00B465C7"/>
    <w:rsid w:val="00B511A7"/>
    <w:rsid w:val="00B5152B"/>
    <w:rsid w:val="00B549B5"/>
    <w:rsid w:val="00B56CE5"/>
    <w:rsid w:val="00B63E91"/>
    <w:rsid w:val="00B649C3"/>
    <w:rsid w:val="00B64E0A"/>
    <w:rsid w:val="00B6648A"/>
    <w:rsid w:val="00B76A6E"/>
    <w:rsid w:val="00B86A14"/>
    <w:rsid w:val="00B86E43"/>
    <w:rsid w:val="00B87DB2"/>
    <w:rsid w:val="00B9030C"/>
    <w:rsid w:val="00B91F6C"/>
    <w:rsid w:val="00B93E4B"/>
    <w:rsid w:val="00B9526F"/>
    <w:rsid w:val="00B962B9"/>
    <w:rsid w:val="00B977E6"/>
    <w:rsid w:val="00BA15DA"/>
    <w:rsid w:val="00BA2935"/>
    <w:rsid w:val="00BA2C7A"/>
    <w:rsid w:val="00BA30E9"/>
    <w:rsid w:val="00BA54AA"/>
    <w:rsid w:val="00BB21AC"/>
    <w:rsid w:val="00BB27B6"/>
    <w:rsid w:val="00BB2D83"/>
    <w:rsid w:val="00BB7072"/>
    <w:rsid w:val="00BB7CFB"/>
    <w:rsid w:val="00BB7D6C"/>
    <w:rsid w:val="00BC0AEB"/>
    <w:rsid w:val="00BC0E64"/>
    <w:rsid w:val="00BD28A6"/>
    <w:rsid w:val="00BD7871"/>
    <w:rsid w:val="00BE1646"/>
    <w:rsid w:val="00BE16B0"/>
    <w:rsid w:val="00BE2070"/>
    <w:rsid w:val="00BE4A64"/>
    <w:rsid w:val="00BE690F"/>
    <w:rsid w:val="00BE7DC7"/>
    <w:rsid w:val="00BF0AC1"/>
    <w:rsid w:val="00BF19D8"/>
    <w:rsid w:val="00BF4A69"/>
    <w:rsid w:val="00C0137B"/>
    <w:rsid w:val="00C01E23"/>
    <w:rsid w:val="00C02758"/>
    <w:rsid w:val="00C05DD5"/>
    <w:rsid w:val="00C11C05"/>
    <w:rsid w:val="00C11E54"/>
    <w:rsid w:val="00C12FDC"/>
    <w:rsid w:val="00C1334A"/>
    <w:rsid w:val="00C13545"/>
    <w:rsid w:val="00C148A3"/>
    <w:rsid w:val="00C20373"/>
    <w:rsid w:val="00C2065C"/>
    <w:rsid w:val="00C23367"/>
    <w:rsid w:val="00C237D0"/>
    <w:rsid w:val="00C26390"/>
    <w:rsid w:val="00C275EA"/>
    <w:rsid w:val="00C306C5"/>
    <w:rsid w:val="00C3668C"/>
    <w:rsid w:val="00C40D4C"/>
    <w:rsid w:val="00C419E6"/>
    <w:rsid w:val="00C458FE"/>
    <w:rsid w:val="00C502AA"/>
    <w:rsid w:val="00C5319C"/>
    <w:rsid w:val="00C6506B"/>
    <w:rsid w:val="00C74EF0"/>
    <w:rsid w:val="00C7512E"/>
    <w:rsid w:val="00C776B1"/>
    <w:rsid w:val="00C83219"/>
    <w:rsid w:val="00C8339F"/>
    <w:rsid w:val="00C84280"/>
    <w:rsid w:val="00C8749B"/>
    <w:rsid w:val="00C87600"/>
    <w:rsid w:val="00C930B2"/>
    <w:rsid w:val="00C943C4"/>
    <w:rsid w:val="00CA1A70"/>
    <w:rsid w:val="00CA240C"/>
    <w:rsid w:val="00CA3B9A"/>
    <w:rsid w:val="00CA3C8C"/>
    <w:rsid w:val="00CA4A19"/>
    <w:rsid w:val="00CA4B3E"/>
    <w:rsid w:val="00CA5E27"/>
    <w:rsid w:val="00CA785A"/>
    <w:rsid w:val="00CA7DFB"/>
    <w:rsid w:val="00CB11AF"/>
    <w:rsid w:val="00CB3A89"/>
    <w:rsid w:val="00CC163C"/>
    <w:rsid w:val="00CC22AF"/>
    <w:rsid w:val="00CC46B0"/>
    <w:rsid w:val="00CC57FB"/>
    <w:rsid w:val="00CD0614"/>
    <w:rsid w:val="00CD1259"/>
    <w:rsid w:val="00CD2166"/>
    <w:rsid w:val="00CD348D"/>
    <w:rsid w:val="00CD7043"/>
    <w:rsid w:val="00CE0C7A"/>
    <w:rsid w:val="00CE3917"/>
    <w:rsid w:val="00CF3DBE"/>
    <w:rsid w:val="00CF7083"/>
    <w:rsid w:val="00CF7AF4"/>
    <w:rsid w:val="00D00142"/>
    <w:rsid w:val="00D12EBE"/>
    <w:rsid w:val="00D12FA5"/>
    <w:rsid w:val="00D134EE"/>
    <w:rsid w:val="00D153C4"/>
    <w:rsid w:val="00D15F13"/>
    <w:rsid w:val="00D162DF"/>
    <w:rsid w:val="00D218BC"/>
    <w:rsid w:val="00D242DB"/>
    <w:rsid w:val="00D26165"/>
    <w:rsid w:val="00D417D9"/>
    <w:rsid w:val="00D4268B"/>
    <w:rsid w:val="00D467AC"/>
    <w:rsid w:val="00D55677"/>
    <w:rsid w:val="00D63190"/>
    <w:rsid w:val="00D63DC8"/>
    <w:rsid w:val="00D703E2"/>
    <w:rsid w:val="00D71153"/>
    <w:rsid w:val="00D74378"/>
    <w:rsid w:val="00D74A57"/>
    <w:rsid w:val="00D8038F"/>
    <w:rsid w:val="00D87539"/>
    <w:rsid w:val="00D914AD"/>
    <w:rsid w:val="00D92C5B"/>
    <w:rsid w:val="00D9334C"/>
    <w:rsid w:val="00D93B7B"/>
    <w:rsid w:val="00D958E4"/>
    <w:rsid w:val="00D963AD"/>
    <w:rsid w:val="00D973B0"/>
    <w:rsid w:val="00DA276A"/>
    <w:rsid w:val="00DA472F"/>
    <w:rsid w:val="00DA559A"/>
    <w:rsid w:val="00DA71A4"/>
    <w:rsid w:val="00DB08DB"/>
    <w:rsid w:val="00DB1E20"/>
    <w:rsid w:val="00DB63D7"/>
    <w:rsid w:val="00DB70FF"/>
    <w:rsid w:val="00DB7703"/>
    <w:rsid w:val="00DC168F"/>
    <w:rsid w:val="00DC1CD2"/>
    <w:rsid w:val="00DC4803"/>
    <w:rsid w:val="00DC4B5F"/>
    <w:rsid w:val="00DC79B7"/>
    <w:rsid w:val="00DD1D96"/>
    <w:rsid w:val="00DD2495"/>
    <w:rsid w:val="00DD4AA5"/>
    <w:rsid w:val="00DD7EDF"/>
    <w:rsid w:val="00DE6A11"/>
    <w:rsid w:val="00DF6724"/>
    <w:rsid w:val="00DF6CB9"/>
    <w:rsid w:val="00E01C70"/>
    <w:rsid w:val="00E02293"/>
    <w:rsid w:val="00E02563"/>
    <w:rsid w:val="00E03C7F"/>
    <w:rsid w:val="00E049B7"/>
    <w:rsid w:val="00E04AA6"/>
    <w:rsid w:val="00E0511E"/>
    <w:rsid w:val="00E10C15"/>
    <w:rsid w:val="00E1217B"/>
    <w:rsid w:val="00E1283F"/>
    <w:rsid w:val="00E15C6B"/>
    <w:rsid w:val="00E165B4"/>
    <w:rsid w:val="00E17B51"/>
    <w:rsid w:val="00E17BBD"/>
    <w:rsid w:val="00E23EC4"/>
    <w:rsid w:val="00E27627"/>
    <w:rsid w:val="00E31DCA"/>
    <w:rsid w:val="00E33490"/>
    <w:rsid w:val="00E33A49"/>
    <w:rsid w:val="00E35F3F"/>
    <w:rsid w:val="00E44571"/>
    <w:rsid w:val="00E45282"/>
    <w:rsid w:val="00E45F9F"/>
    <w:rsid w:val="00E4735B"/>
    <w:rsid w:val="00E52340"/>
    <w:rsid w:val="00E542AB"/>
    <w:rsid w:val="00E618BF"/>
    <w:rsid w:val="00E62397"/>
    <w:rsid w:val="00E70ED8"/>
    <w:rsid w:val="00E72874"/>
    <w:rsid w:val="00E7306E"/>
    <w:rsid w:val="00E7327C"/>
    <w:rsid w:val="00E753C7"/>
    <w:rsid w:val="00E75DDF"/>
    <w:rsid w:val="00E83130"/>
    <w:rsid w:val="00E84C41"/>
    <w:rsid w:val="00E86ACB"/>
    <w:rsid w:val="00E86E45"/>
    <w:rsid w:val="00E909C7"/>
    <w:rsid w:val="00E9171D"/>
    <w:rsid w:val="00E91A6E"/>
    <w:rsid w:val="00E93E1E"/>
    <w:rsid w:val="00E94848"/>
    <w:rsid w:val="00E970DB"/>
    <w:rsid w:val="00EA1999"/>
    <w:rsid w:val="00EA2EFE"/>
    <w:rsid w:val="00EA4D59"/>
    <w:rsid w:val="00EB28AC"/>
    <w:rsid w:val="00EC1E41"/>
    <w:rsid w:val="00EC4F78"/>
    <w:rsid w:val="00EC7E68"/>
    <w:rsid w:val="00ED49A9"/>
    <w:rsid w:val="00ED6DD8"/>
    <w:rsid w:val="00ED73D0"/>
    <w:rsid w:val="00EE1F72"/>
    <w:rsid w:val="00EE3F90"/>
    <w:rsid w:val="00EE5041"/>
    <w:rsid w:val="00EE5AB1"/>
    <w:rsid w:val="00EE6462"/>
    <w:rsid w:val="00EE7B6B"/>
    <w:rsid w:val="00EF01BB"/>
    <w:rsid w:val="00EF6337"/>
    <w:rsid w:val="00EF7605"/>
    <w:rsid w:val="00F0412B"/>
    <w:rsid w:val="00F05862"/>
    <w:rsid w:val="00F05B0A"/>
    <w:rsid w:val="00F072CB"/>
    <w:rsid w:val="00F07DD5"/>
    <w:rsid w:val="00F155A4"/>
    <w:rsid w:val="00F158DA"/>
    <w:rsid w:val="00F15F0D"/>
    <w:rsid w:val="00F163E7"/>
    <w:rsid w:val="00F178A1"/>
    <w:rsid w:val="00F21EB3"/>
    <w:rsid w:val="00F224E2"/>
    <w:rsid w:val="00F27868"/>
    <w:rsid w:val="00F27DD3"/>
    <w:rsid w:val="00F3161B"/>
    <w:rsid w:val="00F31D5E"/>
    <w:rsid w:val="00F368B5"/>
    <w:rsid w:val="00F4453D"/>
    <w:rsid w:val="00F47CEB"/>
    <w:rsid w:val="00F52E8D"/>
    <w:rsid w:val="00F53E3F"/>
    <w:rsid w:val="00F550A9"/>
    <w:rsid w:val="00F56D1C"/>
    <w:rsid w:val="00F61250"/>
    <w:rsid w:val="00F624DA"/>
    <w:rsid w:val="00F63652"/>
    <w:rsid w:val="00F65AD3"/>
    <w:rsid w:val="00F7179B"/>
    <w:rsid w:val="00F73246"/>
    <w:rsid w:val="00F75A38"/>
    <w:rsid w:val="00F76051"/>
    <w:rsid w:val="00FA03F3"/>
    <w:rsid w:val="00FB223C"/>
    <w:rsid w:val="00FB27D9"/>
    <w:rsid w:val="00FB5D22"/>
    <w:rsid w:val="00FD1F3E"/>
    <w:rsid w:val="00FD2183"/>
    <w:rsid w:val="00FD3237"/>
    <w:rsid w:val="00FD4E97"/>
    <w:rsid w:val="00FD76AA"/>
    <w:rsid w:val="00FD7EBD"/>
    <w:rsid w:val="00FD7FE8"/>
    <w:rsid w:val="00FE0252"/>
    <w:rsid w:val="00FE19E9"/>
    <w:rsid w:val="00FE3634"/>
    <w:rsid w:val="00FE4E65"/>
    <w:rsid w:val="00FE57BC"/>
    <w:rsid w:val="00FE5DF7"/>
    <w:rsid w:val="00FE67E2"/>
    <w:rsid w:val="00FE68BE"/>
    <w:rsid w:val="00FE6EB9"/>
    <w:rsid w:val="00FF2C1D"/>
    <w:rsid w:val="00FF30CA"/>
    <w:rsid w:val="00FF57C4"/>
    <w:rsid w:val="00FF6581"/>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D5F2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1BF"/>
    <w:rPr>
      <w:sz w:val="26"/>
      <w:szCs w:val="24"/>
    </w:rPr>
  </w:style>
  <w:style w:type="paragraph" w:styleId="Heading1">
    <w:name w:val="heading 1"/>
    <w:basedOn w:val="Normal"/>
    <w:next w:val="Normal"/>
    <w:link w:val="Heading1Char"/>
    <w:qFormat/>
    <w:rsid w:val="00766AD4"/>
    <w:pPr>
      <w:keepNext/>
      <w:spacing w:line="276" w:lineRule="auto"/>
      <w:jc w:val="center"/>
      <w:outlineLvl w:val="0"/>
    </w:pPr>
    <w:rPr>
      <w:b/>
      <w:bCs/>
      <w:sz w:val="32"/>
      <w:szCs w:val="32"/>
      <w:lang w:val="vi-VN"/>
    </w:rPr>
  </w:style>
  <w:style w:type="paragraph" w:styleId="Heading2">
    <w:name w:val="heading 2"/>
    <w:basedOn w:val="Normal"/>
    <w:next w:val="Normal"/>
    <w:link w:val="Heading2Char"/>
    <w:unhideWhenUsed/>
    <w:qFormat/>
    <w:rsid w:val="00B64E0A"/>
    <w:pPr>
      <w:keepNext/>
      <w:spacing w:before="240" w:after="60" w:line="276" w:lineRule="auto"/>
      <w:jc w:val="both"/>
      <w:outlineLvl w:val="1"/>
    </w:pPr>
    <w:rPr>
      <w:b/>
      <w:bCs/>
      <w:iCs/>
      <w:szCs w:val="26"/>
      <w:lang w:val="vi-VN"/>
    </w:rPr>
  </w:style>
  <w:style w:type="paragraph" w:styleId="Heading3">
    <w:name w:val="heading 3"/>
    <w:basedOn w:val="Normal"/>
    <w:next w:val="Normal"/>
    <w:link w:val="Heading3Char"/>
    <w:unhideWhenUsed/>
    <w:qFormat/>
    <w:rsid w:val="00233C34"/>
    <w:pPr>
      <w:keepNext/>
      <w:spacing w:before="240" w:after="60" w:line="276" w:lineRule="auto"/>
      <w:outlineLvl w:val="2"/>
    </w:pPr>
    <w:rPr>
      <w:b/>
      <w:bCs/>
      <w:szCs w:val="26"/>
      <w:lang w:val="vi-VN"/>
    </w:rPr>
  </w:style>
  <w:style w:type="paragraph" w:styleId="Heading4">
    <w:name w:val="heading 4"/>
    <w:basedOn w:val="Normal"/>
    <w:next w:val="Normal"/>
    <w:link w:val="Heading4Char"/>
    <w:unhideWhenUsed/>
    <w:qFormat/>
    <w:rsid w:val="001D1132"/>
    <w:pPr>
      <w:keepNext/>
      <w:spacing w:before="240" w:after="60"/>
      <w:outlineLvl w:val="3"/>
    </w:pPr>
    <w:rPr>
      <w:b/>
      <w:bCs/>
      <w:szCs w:val="28"/>
    </w:rPr>
  </w:style>
  <w:style w:type="paragraph" w:styleId="Heading5">
    <w:name w:val="heading 5"/>
    <w:basedOn w:val="Normal"/>
    <w:next w:val="Normal"/>
    <w:link w:val="Heading5Char"/>
    <w:unhideWhenUsed/>
    <w:qFormat/>
    <w:rsid w:val="00E7306E"/>
    <w:pPr>
      <w:keepNext/>
      <w:keepLines/>
      <w:spacing w:before="200"/>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E68BE"/>
    <w:pPr>
      <w:tabs>
        <w:tab w:val="center" w:pos="4320"/>
        <w:tab w:val="right" w:pos="8640"/>
      </w:tabs>
    </w:pPr>
  </w:style>
  <w:style w:type="paragraph" w:styleId="Footer">
    <w:name w:val="footer"/>
    <w:basedOn w:val="Normal"/>
    <w:link w:val="FooterChar"/>
    <w:uiPriority w:val="99"/>
    <w:rsid w:val="00FE68BE"/>
    <w:pPr>
      <w:tabs>
        <w:tab w:val="center" w:pos="4320"/>
        <w:tab w:val="right" w:pos="8640"/>
      </w:tabs>
    </w:pPr>
    <w:rPr>
      <w:sz w:val="24"/>
    </w:rPr>
  </w:style>
  <w:style w:type="table" w:styleId="TableGrid">
    <w:name w:val="Table Grid"/>
    <w:basedOn w:val="TableNormal"/>
    <w:uiPriority w:val="59"/>
    <w:rsid w:val="003F12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9E6423"/>
    <w:rPr>
      <w:sz w:val="24"/>
      <w:szCs w:val="24"/>
    </w:rPr>
  </w:style>
  <w:style w:type="paragraph" w:styleId="BalloonText">
    <w:name w:val="Balloon Text"/>
    <w:basedOn w:val="Normal"/>
    <w:link w:val="BalloonTextChar"/>
    <w:rsid w:val="009E6423"/>
    <w:rPr>
      <w:rFonts w:ascii="Tahoma" w:hAnsi="Tahoma"/>
      <w:sz w:val="16"/>
      <w:szCs w:val="16"/>
    </w:rPr>
  </w:style>
  <w:style w:type="character" w:customStyle="1" w:styleId="BalloonTextChar">
    <w:name w:val="Balloon Text Char"/>
    <w:link w:val="BalloonText"/>
    <w:rsid w:val="009E6423"/>
    <w:rPr>
      <w:rFonts w:ascii="Tahoma" w:hAnsi="Tahoma" w:cs="Tahoma"/>
      <w:sz w:val="16"/>
      <w:szCs w:val="16"/>
    </w:rPr>
  </w:style>
  <w:style w:type="paragraph" w:styleId="NormalWeb">
    <w:name w:val="Normal (Web)"/>
    <w:basedOn w:val="Normal"/>
    <w:uiPriority w:val="99"/>
    <w:unhideWhenUsed/>
    <w:rsid w:val="00830F19"/>
    <w:pPr>
      <w:spacing w:before="100" w:beforeAutospacing="1" w:after="100" w:afterAutospacing="1"/>
    </w:pPr>
  </w:style>
  <w:style w:type="paragraph" w:customStyle="1" w:styleId="reference">
    <w:name w:val="reference"/>
    <w:basedOn w:val="Normal"/>
    <w:rsid w:val="00F47CEB"/>
    <w:pPr>
      <w:ind w:left="227" w:hanging="227"/>
      <w:jc w:val="both"/>
    </w:pPr>
    <w:rPr>
      <w:rFonts w:ascii="Times" w:hAnsi="Times"/>
      <w:sz w:val="18"/>
      <w:szCs w:val="20"/>
      <w:lang w:eastAsia="de-DE"/>
    </w:rPr>
  </w:style>
  <w:style w:type="character" w:customStyle="1" w:styleId="mediumb-text">
    <w:name w:val="mediumb-text"/>
    <w:basedOn w:val="DefaultParagraphFont"/>
    <w:rsid w:val="00F47CEB"/>
  </w:style>
  <w:style w:type="character" w:styleId="Hyperlink">
    <w:name w:val="Hyperlink"/>
    <w:uiPriority w:val="99"/>
    <w:rsid w:val="009A79E5"/>
    <w:rPr>
      <w:color w:val="0000FF"/>
      <w:u w:val="single"/>
    </w:rPr>
  </w:style>
  <w:style w:type="character" w:styleId="CommentReference">
    <w:name w:val="annotation reference"/>
    <w:rsid w:val="009F49DD"/>
    <w:rPr>
      <w:sz w:val="16"/>
      <w:szCs w:val="16"/>
    </w:rPr>
  </w:style>
  <w:style w:type="paragraph" w:styleId="CommentText">
    <w:name w:val="annotation text"/>
    <w:basedOn w:val="Normal"/>
    <w:link w:val="CommentTextChar"/>
    <w:rsid w:val="009F49DD"/>
    <w:rPr>
      <w:sz w:val="20"/>
      <w:szCs w:val="20"/>
    </w:rPr>
  </w:style>
  <w:style w:type="character" w:customStyle="1" w:styleId="CommentTextChar">
    <w:name w:val="Comment Text Char"/>
    <w:basedOn w:val="DefaultParagraphFont"/>
    <w:link w:val="CommentText"/>
    <w:rsid w:val="009F49DD"/>
  </w:style>
  <w:style w:type="paragraph" w:styleId="CommentSubject">
    <w:name w:val="annotation subject"/>
    <w:basedOn w:val="CommentText"/>
    <w:next w:val="CommentText"/>
    <w:link w:val="CommentSubjectChar"/>
    <w:rsid w:val="009F49DD"/>
    <w:rPr>
      <w:b/>
      <w:bCs/>
    </w:rPr>
  </w:style>
  <w:style w:type="character" w:customStyle="1" w:styleId="CommentSubjectChar">
    <w:name w:val="Comment Subject Char"/>
    <w:link w:val="CommentSubject"/>
    <w:rsid w:val="009F49DD"/>
    <w:rPr>
      <w:b/>
      <w:bCs/>
    </w:rPr>
  </w:style>
  <w:style w:type="paragraph" w:styleId="TOCHeading">
    <w:name w:val="TOC Heading"/>
    <w:basedOn w:val="Heading1"/>
    <w:next w:val="Normal"/>
    <w:uiPriority w:val="39"/>
    <w:unhideWhenUsed/>
    <w:qFormat/>
    <w:rsid w:val="00D74A57"/>
    <w:pPr>
      <w:keepLines/>
      <w:spacing w:before="480"/>
      <w:outlineLvl w:val="9"/>
    </w:pPr>
    <w:rPr>
      <w:rFonts w:ascii="Cambria" w:hAnsi="Cambria"/>
      <w:color w:val="365F91"/>
      <w:szCs w:val="28"/>
    </w:rPr>
  </w:style>
  <w:style w:type="paragraph" w:styleId="TOC1">
    <w:name w:val="toc 1"/>
    <w:basedOn w:val="Normal"/>
    <w:next w:val="Normal"/>
    <w:autoRedefine/>
    <w:uiPriority w:val="39"/>
    <w:rsid w:val="002C10C2"/>
    <w:pPr>
      <w:spacing w:before="120"/>
    </w:pPr>
    <w:rPr>
      <w:rFonts w:asciiTheme="minorHAnsi" w:hAnsiTheme="minorHAnsi"/>
      <w:b/>
      <w:sz w:val="24"/>
    </w:rPr>
  </w:style>
  <w:style w:type="character" w:styleId="Strong">
    <w:name w:val="Strong"/>
    <w:uiPriority w:val="22"/>
    <w:qFormat/>
    <w:rsid w:val="004768C0"/>
    <w:rPr>
      <w:b/>
      <w:bCs/>
    </w:rPr>
  </w:style>
  <w:style w:type="character" w:customStyle="1" w:styleId="Heading2Char">
    <w:name w:val="Heading 2 Char"/>
    <w:link w:val="Heading2"/>
    <w:rsid w:val="00B64E0A"/>
    <w:rPr>
      <w:b/>
      <w:bCs/>
      <w:iCs/>
      <w:sz w:val="26"/>
      <w:szCs w:val="26"/>
      <w:lang w:val="vi-VN"/>
    </w:rPr>
  </w:style>
  <w:style w:type="character" w:customStyle="1" w:styleId="Heading3Char">
    <w:name w:val="Heading 3 Char"/>
    <w:link w:val="Heading3"/>
    <w:rsid w:val="00233C34"/>
    <w:rPr>
      <w:b/>
      <w:bCs/>
      <w:sz w:val="26"/>
      <w:szCs w:val="26"/>
      <w:lang w:val="vi-VN"/>
    </w:rPr>
  </w:style>
  <w:style w:type="paragraph" w:styleId="TOC2">
    <w:name w:val="toc 2"/>
    <w:basedOn w:val="Normal"/>
    <w:next w:val="Normal"/>
    <w:autoRedefine/>
    <w:uiPriority w:val="39"/>
    <w:rsid w:val="00895F80"/>
    <w:pPr>
      <w:ind w:left="260"/>
    </w:pPr>
    <w:rPr>
      <w:rFonts w:asciiTheme="minorHAnsi" w:hAnsiTheme="minorHAnsi"/>
      <w:b/>
      <w:sz w:val="22"/>
      <w:szCs w:val="22"/>
    </w:rPr>
  </w:style>
  <w:style w:type="paragraph" w:styleId="TOC3">
    <w:name w:val="toc 3"/>
    <w:basedOn w:val="Normal"/>
    <w:next w:val="Normal"/>
    <w:autoRedefine/>
    <w:uiPriority w:val="39"/>
    <w:rsid w:val="00E62397"/>
    <w:pPr>
      <w:ind w:left="520"/>
    </w:pPr>
    <w:rPr>
      <w:rFonts w:asciiTheme="minorHAnsi" w:hAnsiTheme="minorHAnsi"/>
      <w:sz w:val="22"/>
      <w:szCs w:val="22"/>
    </w:rPr>
  </w:style>
  <w:style w:type="character" w:customStyle="1" w:styleId="Heading4Char">
    <w:name w:val="Heading 4 Char"/>
    <w:link w:val="Heading4"/>
    <w:rsid w:val="001D1132"/>
    <w:rPr>
      <w:b/>
      <w:bCs/>
      <w:sz w:val="26"/>
      <w:szCs w:val="28"/>
    </w:rPr>
  </w:style>
  <w:style w:type="paragraph" w:styleId="Caption">
    <w:name w:val="caption"/>
    <w:basedOn w:val="Normal"/>
    <w:next w:val="Normal"/>
    <w:uiPriority w:val="35"/>
    <w:unhideWhenUsed/>
    <w:qFormat/>
    <w:rsid w:val="00E7306E"/>
    <w:pPr>
      <w:jc w:val="center"/>
    </w:pPr>
    <w:rPr>
      <w:bCs/>
      <w:i/>
      <w:szCs w:val="26"/>
    </w:rPr>
  </w:style>
  <w:style w:type="paragraph" w:styleId="TOC4">
    <w:name w:val="toc 4"/>
    <w:basedOn w:val="Normal"/>
    <w:next w:val="Normal"/>
    <w:autoRedefine/>
    <w:uiPriority w:val="39"/>
    <w:rsid w:val="00DC4B5F"/>
    <w:pPr>
      <w:ind w:left="780"/>
    </w:pPr>
    <w:rPr>
      <w:rFonts w:asciiTheme="minorHAnsi" w:hAnsiTheme="minorHAnsi"/>
      <w:sz w:val="20"/>
      <w:szCs w:val="20"/>
    </w:rPr>
  </w:style>
  <w:style w:type="paragraph" w:styleId="TableofFigures">
    <w:name w:val="table of figures"/>
    <w:basedOn w:val="Normal"/>
    <w:next w:val="Normal"/>
    <w:uiPriority w:val="99"/>
    <w:rsid w:val="00CD348D"/>
  </w:style>
  <w:style w:type="paragraph" w:styleId="ListParagraph">
    <w:name w:val="List Paragraph"/>
    <w:basedOn w:val="Normal"/>
    <w:link w:val="ListParagraphChar"/>
    <w:uiPriority w:val="34"/>
    <w:qFormat/>
    <w:rsid w:val="00163401"/>
    <w:pPr>
      <w:ind w:left="720"/>
      <w:contextualSpacing/>
    </w:pPr>
    <w:rPr>
      <w:rFonts w:ascii="Times" w:hAnsi="Times"/>
      <w:sz w:val="20"/>
      <w:szCs w:val="20"/>
    </w:rPr>
  </w:style>
  <w:style w:type="table" w:styleId="TableClassic3">
    <w:name w:val="Table Classic 3"/>
    <w:basedOn w:val="TableNormal"/>
    <w:rsid w:val="00436AF8"/>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436AF8"/>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436AF8"/>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436AF8"/>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436AF8"/>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3">
    <w:name w:val="Table Columns 3"/>
    <w:basedOn w:val="TableNormal"/>
    <w:rsid w:val="00436AF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2">
    <w:name w:val="Table Columns 2"/>
    <w:basedOn w:val="TableNormal"/>
    <w:rsid w:val="00436AF8"/>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LightList-Accent11">
    <w:name w:val="Light List - Accent 11"/>
    <w:basedOn w:val="TableNormal"/>
    <w:uiPriority w:val="61"/>
    <w:rsid w:val="00436AF8"/>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3-Accent5">
    <w:name w:val="Medium Grid 3 Accent 5"/>
    <w:basedOn w:val="TableNormal"/>
    <w:uiPriority w:val="69"/>
    <w:rsid w:val="00FE3634"/>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paragraph" w:styleId="TOC5">
    <w:name w:val="toc 5"/>
    <w:basedOn w:val="Normal"/>
    <w:next w:val="Normal"/>
    <w:autoRedefine/>
    <w:uiPriority w:val="39"/>
    <w:rsid w:val="001F2920"/>
    <w:pPr>
      <w:ind w:left="1040"/>
    </w:pPr>
    <w:rPr>
      <w:rFonts w:asciiTheme="minorHAnsi" w:hAnsiTheme="minorHAnsi"/>
      <w:sz w:val="20"/>
      <w:szCs w:val="20"/>
    </w:rPr>
  </w:style>
  <w:style w:type="paragraph" w:styleId="TOC6">
    <w:name w:val="toc 6"/>
    <w:basedOn w:val="Normal"/>
    <w:next w:val="Normal"/>
    <w:autoRedefine/>
    <w:rsid w:val="001F2920"/>
    <w:pPr>
      <w:ind w:left="1300"/>
    </w:pPr>
    <w:rPr>
      <w:rFonts w:asciiTheme="minorHAnsi" w:hAnsiTheme="minorHAnsi"/>
      <w:sz w:val="20"/>
      <w:szCs w:val="20"/>
    </w:rPr>
  </w:style>
  <w:style w:type="paragraph" w:styleId="TOC7">
    <w:name w:val="toc 7"/>
    <w:basedOn w:val="Normal"/>
    <w:next w:val="Normal"/>
    <w:autoRedefine/>
    <w:rsid w:val="001F2920"/>
    <w:pPr>
      <w:ind w:left="1560"/>
    </w:pPr>
    <w:rPr>
      <w:rFonts w:asciiTheme="minorHAnsi" w:hAnsiTheme="minorHAnsi"/>
      <w:sz w:val="20"/>
      <w:szCs w:val="20"/>
    </w:rPr>
  </w:style>
  <w:style w:type="paragraph" w:styleId="TOC8">
    <w:name w:val="toc 8"/>
    <w:basedOn w:val="Normal"/>
    <w:next w:val="Normal"/>
    <w:autoRedefine/>
    <w:rsid w:val="001F2920"/>
    <w:pPr>
      <w:ind w:left="1820"/>
    </w:pPr>
    <w:rPr>
      <w:rFonts w:asciiTheme="minorHAnsi" w:hAnsiTheme="minorHAnsi"/>
      <w:sz w:val="20"/>
      <w:szCs w:val="20"/>
    </w:rPr>
  </w:style>
  <w:style w:type="paragraph" w:styleId="TOC9">
    <w:name w:val="toc 9"/>
    <w:basedOn w:val="Normal"/>
    <w:next w:val="Normal"/>
    <w:autoRedefine/>
    <w:rsid w:val="001F2920"/>
    <w:pPr>
      <w:ind w:left="2080"/>
    </w:pPr>
    <w:rPr>
      <w:rFonts w:asciiTheme="minorHAnsi" w:hAnsiTheme="minorHAnsi"/>
      <w:sz w:val="20"/>
      <w:szCs w:val="20"/>
    </w:rPr>
  </w:style>
  <w:style w:type="paragraph" w:styleId="DocumentMap">
    <w:name w:val="Document Map"/>
    <w:basedOn w:val="Normal"/>
    <w:link w:val="DocumentMapChar"/>
    <w:rsid w:val="00A42843"/>
    <w:rPr>
      <w:rFonts w:ascii="Lucida Grande" w:hAnsi="Lucida Grande" w:cs="Lucida Grande"/>
      <w:sz w:val="24"/>
    </w:rPr>
  </w:style>
  <w:style w:type="character" w:customStyle="1" w:styleId="DocumentMapChar">
    <w:name w:val="Document Map Char"/>
    <w:basedOn w:val="DefaultParagraphFont"/>
    <w:link w:val="DocumentMap"/>
    <w:rsid w:val="00A42843"/>
    <w:rPr>
      <w:rFonts w:ascii="Lucida Grande" w:hAnsi="Lucida Grande" w:cs="Lucida Grande"/>
      <w:sz w:val="24"/>
      <w:szCs w:val="24"/>
    </w:rPr>
  </w:style>
  <w:style w:type="character" w:customStyle="1" w:styleId="Heading5Char">
    <w:name w:val="Heading 5 Char"/>
    <w:basedOn w:val="DefaultParagraphFont"/>
    <w:link w:val="Heading5"/>
    <w:rsid w:val="00E7306E"/>
    <w:rPr>
      <w:rFonts w:eastAsiaTheme="majorEastAsia" w:cstheme="majorBidi"/>
      <w:b/>
      <w:color w:val="243F60" w:themeColor="accent1" w:themeShade="7F"/>
      <w:sz w:val="26"/>
      <w:szCs w:val="24"/>
    </w:rPr>
  </w:style>
  <w:style w:type="character" w:styleId="PageNumber">
    <w:name w:val="page number"/>
    <w:basedOn w:val="DefaultParagraphFont"/>
    <w:rsid w:val="00446E9E"/>
  </w:style>
  <w:style w:type="character" w:styleId="PlaceholderText">
    <w:name w:val="Placeholder Text"/>
    <w:basedOn w:val="DefaultParagraphFont"/>
    <w:uiPriority w:val="67"/>
    <w:rsid w:val="004F5826"/>
    <w:rPr>
      <w:color w:val="808080"/>
    </w:rPr>
  </w:style>
  <w:style w:type="character" w:styleId="FollowedHyperlink">
    <w:name w:val="FollowedHyperlink"/>
    <w:basedOn w:val="DefaultParagraphFont"/>
    <w:rsid w:val="00B86A14"/>
    <w:rPr>
      <w:color w:val="800080" w:themeColor="followedHyperlink"/>
      <w:u w:val="single"/>
    </w:rPr>
  </w:style>
  <w:style w:type="character" w:customStyle="1" w:styleId="A5">
    <w:name w:val="A5"/>
    <w:uiPriority w:val="99"/>
    <w:rsid w:val="00494015"/>
    <w:rPr>
      <w:b/>
      <w:bCs/>
      <w:color w:val="000000"/>
    </w:rPr>
  </w:style>
  <w:style w:type="character" w:customStyle="1" w:styleId="ListParagraphChar">
    <w:name w:val="List Paragraph Char"/>
    <w:basedOn w:val="DefaultParagraphFont"/>
    <w:link w:val="ListParagraph"/>
    <w:uiPriority w:val="34"/>
    <w:rsid w:val="00902FCC"/>
    <w:rPr>
      <w:rFonts w:ascii="Times" w:hAnsi="Times"/>
    </w:rPr>
  </w:style>
  <w:style w:type="paragraph" w:customStyle="1" w:styleId="Default">
    <w:name w:val="Default"/>
    <w:rsid w:val="00A74DDA"/>
    <w:pPr>
      <w:autoSpaceDE w:val="0"/>
      <w:autoSpaceDN w:val="0"/>
      <w:adjustRightInd w:val="0"/>
    </w:pPr>
    <w:rPr>
      <w:rFonts w:ascii="Arial" w:eastAsiaTheme="minorHAnsi" w:hAnsi="Arial" w:cs="Arial"/>
      <w:color w:val="000000"/>
      <w:sz w:val="24"/>
      <w:szCs w:val="24"/>
      <w:lang w:val="vi-VN"/>
    </w:rPr>
  </w:style>
  <w:style w:type="character" w:customStyle="1" w:styleId="watch-title">
    <w:name w:val="watch-title"/>
    <w:basedOn w:val="DefaultParagraphFont"/>
    <w:rsid w:val="00FF6581"/>
  </w:style>
  <w:style w:type="paragraph" w:customStyle="1" w:styleId="Stylebang">
    <w:name w:val="Style bang"/>
    <w:basedOn w:val="Heading3"/>
    <w:autoRedefine/>
    <w:qFormat/>
    <w:rsid w:val="003D2471"/>
    <w:pPr>
      <w:ind w:firstLine="720"/>
      <w:jc w:val="center"/>
    </w:pPr>
    <w:rPr>
      <w:i/>
    </w:rPr>
  </w:style>
  <w:style w:type="character" w:customStyle="1" w:styleId="Heading1Char">
    <w:name w:val="Heading 1 Char"/>
    <w:basedOn w:val="DefaultParagraphFont"/>
    <w:link w:val="Heading1"/>
    <w:rsid w:val="00766AD4"/>
    <w:rPr>
      <w:b/>
      <w:bCs/>
      <w:sz w:val="32"/>
      <w:szCs w:val="32"/>
      <w:lang w:val="vi-VN"/>
    </w:rPr>
  </w:style>
  <w:style w:type="paragraph" w:customStyle="1" w:styleId="StyleAnh">
    <w:name w:val="StyleAnh"/>
    <w:basedOn w:val="Heading3"/>
    <w:qFormat/>
    <w:rsid w:val="008A5B4C"/>
    <w:pPr>
      <w:jc w:val="center"/>
    </w:pPr>
    <w:rPr>
      <w:i/>
    </w:rPr>
  </w:style>
  <w:style w:type="paragraph" w:customStyle="1" w:styleId="StyleMucluc">
    <w:name w:val="StyleMucluc"/>
    <w:basedOn w:val="Normal"/>
    <w:qFormat/>
    <w:rsid w:val="00F21EB3"/>
    <w:pPr>
      <w:jc w:val="center"/>
    </w:pPr>
    <w:rPr>
      <w:szCs w:val="32"/>
    </w:rPr>
  </w:style>
  <w:style w:type="paragraph" w:styleId="Index9">
    <w:name w:val="index 9"/>
    <w:basedOn w:val="Normal"/>
    <w:next w:val="Normal"/>
    <w:autoRedefine/>
    <w:semiHidden/>
    <w:unhideWhenUsed/>
    <w:rsid w:val="00776CA9"/>
    <w:pPr>
      <w:ind w:left="2340" w:hanging="26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1BF"/>
    <w:rPr>
      <w:sz w:val="26"/>
      <w:szCs w:val="24"/>
    </w:rPr>
  </w:style>
  <w:style w:type="paragraph" w:styleId="Heading1">
    <w:name w:val="heading 1"/>
    <w:basedOn w:val="Normal"/>
    <w:next w:val="Normal"/>
    <w:link w:val="Heading1Char"/>
    <w:qFormat/>
    <w:rsid w:val="00766AD4"/>
    <w:pPr>
      <w:keepNext/>
      <w:spacing w:line="276" w:lineRule="auto"/>
      <w:jc w:val="center"/>
      <w:outlineLvl w:val="0"/>
    </w:pPr>
    <w:rPr>
      <w:b/>
      <w:bCs/>
      <w:sz w:val="32"/>
      <w:szCs w:val="32"/>
      <w:lang w:val="vi-VN"/>
    </w:rPr>
  </w:style>
  <w:style w:type="paragraph" w:styleId="Heading2">
    <w:name w:val="heading 2"/>
    <w:basedOn w:val="Normal"/>
    <w:next w:val="Normal"/>
    <w:link w:val="Heading2Char"/>
    <w:unhideWhenUsed/>
    <w:qFormat/>
    <w:rsid w:val="00B64E0A"/>
    <w:pPr>
      <w:keepNext/>
      <w:spacing w:before="240" w:after="60" w:line="276" w:lineRule="auto"/>
      <w:jc w:val="both"/>
      <w:outlineLvl w:val="1"/>
    </w:pPr>
    <w:rPr>
      <w:b/>
      <w:bCs/>
      <w:iCs/>
      <w:szCs w:val="26"/>
      <w:lang w:val="vi-VN"/>
    </w:rPr>
  </w:style>
  <w:style w:type="paragraph" w:styleId="Heading3">
    <w:name w:val="heading 3"/>
    <w:basedOn w:val="Normal"/>
    <w:next w:val="Normal"/>
    <w:link w:val="Heading3Char"/>
    <w:unhideWhenUsed/>
    <w:qFormat/>
    <w:rsid w:val="00233C34"/>
    <w:pPr>
      <w:keepNext/>
      <w:spacing w:before="240" w:after="60" w:line="276" w:lineRule="auto"/>
      <w:outlineLvl w:val="2"/>
    </w:pPr>
    <w:rPr>
      <w:b/>
      <w:bCs/>
      <w:szCs w:val="26"/>
      <w:lang w:val="vi-VN"/>
    </w:rPr>
  </w:style>
  <w:style w:type="paragraph" w:styleId="Heading4">
    <w:name w:val="heading 4"/>
    <w:basedOn w:val="Normal"/>
    <w:next w:val="Normal"/>
    <w:link w:val="Heading4Char"/>
    <w:unhideWhenUsed/>
    <w:qFormat/>
    <w:rsid w:val="001D1132"/>
    <w:pPr>
      <w:keepNext/>
      <w:spacing w:before="240" w:after="60"/>
      <w:outlineLvl w:val="3"/>
    </w:pPr>
    <w:rPr>
      <w:b/>
      <w:bCs/>
      <w:szCs w:val="28"/>
    </w:rPr>
  </w:style>
  <w:style w:type="paragraph" w:styleId="Heading5">
    <w:name w:val="heading 5"/>
    <w:basedOn w:val="Normal"/>
    <w:next w:val="Normal"/>
    <w:link w:val="Heading5Char"/>
    <w:unhideWhenUsed/>
    <w:qFormat/>
    <w:rsid w:val="00E7306E"/>
    <w:pPr>
      <w:keepNext/>
      <w:keepLines/>
      <w:spacing w:before="200"/>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E68BE"/>
    <w:pPr>
      <w:tabs>
        <w:tab w:val="center" w:pos="4320"/>
        <w:tab w:val="right" w:pos="8640"/>
      </w:tabs>
    </w:pPr>
  </w:style>
  <w:style w:type="paragraph" w:styleId="Footer">
    <w:name w:val="footer"/>
    <w:basedOn w:val="Normal"/>
    <w:link w:val="FooterChar"/>
    <w:uiPriority w:val="99"/>
    <w:rsid w:val="00FE68BE"/>
    <w:pPr>
      <w:tabs>
        <w:tab w:val="center" w:pos="4320"/>
        <w:tab w:val="right" w:pos="8640"/>
      </w:tabs>
    </w:pPr>
    <w:rPr>
      <w:sz w:val="24"/>
    </w:rPr>
  </w:style>
  <w:style w:type="table" w:styleId="TableGrid">
    <w:name w:val="Table Grid"/>
    <w:basedOn w:val="TableNormal"/>
    <w:uiPriority w:val="59"/>
    <w:rsid w:val="003F12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9E6423"/>
    <w:rPr>
      <w:sz w:val="24"/>
      <w:szCs w:val="24"/>
    </w:rPr>
  </w:style>
  <w:style w:type="paragraph" w:styleId="BalloonText">
    <w:name w:val="Balloon Text"/>
    <w:basedOn w:val="Normal"/>
    <w:link w:val="BalloonTextChar"/>
    <w:rsid w:val="009E6423"/>
    <w:rPr>
      <w:rFonts w:ascii="Tahoma" w:hAnsi="Tahoma"/>
      <w:sz w:val="16"/>
      <w:szCs w:val="16"/>
    </w:rPr>
  </w:style>
  <w:style w:type="character" w:customStyle="1" w:styleId="BalloonTextChar">
    <w:name w:val="Balloon Text Char"/>
    <w:link w:val="BalloonText"/>
    <w:rsid w:val="009E6423"/>
    <w:rPr>
      <w:rFonts w:ascii="Tahoma" w:hAnsi="Tahoma" w:cs="Tahoma"/>
      <w:sz w:val="16"/>
      <w:szCs w:val="16"/>
    </w:rPr>
  </w:style>
  <w:style w:type="paragraph" w:styleId="NormalWeb">
    <w:name w:val="Normal (Web)"/>
    <w:basedOn w:val="Normal"/>
    <w:uiPriority w:val="99"/>
    <w:unhideWhenUsed/>
    <w:rsid w:val="00830F19"/>
    <w:pPr>
      <w:spacing w:before="100" w:beforeAutospacing="1" w:after="100" w:afterAutospacing="1"/>
    </w:pPr>
  </w:style>
  <w:style w:type="paragraph" w:customStyle="1" w:styleId="reference">
    <w:name w:val="reference"/>
    <w:basedOn w:val="Normal"/>
    <w:rsid w:val="00F47CEB"/>
    <w:pPr>
      <w:ind w:left="227" w:hanging="227"/>
      <w:jc w:val="both"/>
    </w:pPr>
    <w:rPr>
      <w:rFonts w:ascii="Times" w:hAnsi="Times"/>
      <w:sz w:val="18"/>
      <w:szCs w:val="20"/>
      <w:lang w:eastAsia="de-DE"/>
    </w:rPr>
  </w:style>
  <w:style w:type="character" w:customStyle="1" w:styleId="mediumb-text">
    <w:name w:val="mediumb-text"/>
    <w:basedOn w:val="DefaultParagraphFont"/>
    <w:rsid w:val="00F47CEB"/>
  </w:style>
  <w:style w:type="character" w:styleId="Hyperlink">
    <w:name w:val="Hyperlink"/>
    <w:uiPriority w:val="99"/>
    <w:rsid w:val="009A79E5"/>
    <w:rPr>
      <w:color w:val="0000FF"/>
      <w:u w:val="single"/>
    </w:rPr>
  </w:style>
  <w:style w:type="character" w:styleId="CommentReference">
    <w:name w:val="annotation reference"/>
    <w:rsid w:val="009F49DD"/>
    <w:rPr>
      <w:sz w:val="16"/>
      <w:szCs w:val="16"/>
    </w:rPr>
  </w:style>
  <w:style w:type="paragraph" w:styleId="CommentText">
    <w:name w:val="annotation text"/>
    <w:basedOn w:val="Normal"/>
    <w:link w:val="CommentTextChar"/>
    <w:rsid w:val="009F49DD"/>
    <w:rPr>
      <w:sz w:val="20"/>
      <w:szCs w:val="20"/>
    </w:rPr>
  </w:style>
  <w:style w:type="character" w:customStyle="1" w:styleId="CommentTextChar">
    <w:name w:val="Comment Text Char"/>
    <w:basedOn w:val="DefaultParagraphFont"/>
    <w:link w:val="CommentText"/>
    <w:rsid w:val="009F49DD"/>
  </w:style>
  <w:style w:type="paragraph" w:styleId="CommentSubject">
    <w:name w:val="annotation subject"/>
    <w:basedOn w:val="CommentText"/>
    <w:next w:val="CommentText"/>
    <w:link w:val="CommentSubjectChar"/>
    <w:rsid w:val="009F49DD"/>
    <w:rPr>
      <w:b/>
      <w:bCs/>
    </w:rPr>
  </w:style>
  <w:style w:type="character" w:customStyle="1" w:styleId="CommentSubjectChar">
    <w:name w:val="Comment Subject Char"/>
    <w:link w:val="CommentSubject"/>
    <w:rsid w:val="009F49DD"/>
    <w:rPr>
      <w:b/>
      <w:bCs/>
    </w:rPr>
  </w:style>
  <w:style w:type="paragraph" w:styleId="TOCHeading">
    <w:name w:val="TOC Heading"/>
    <w:basedOn w:val="Heading1"/>
    <w:next w:val="Normal"/>
    <w:uiPriority w:val="39"/>
    <w:unhideWhenUsed/>
    <w:qFormat/>
    <w:rsid w:val="00D74A57"/>
    <w:pPr>
      <w:keepLines/>
      <w:spacing w:before="480"/>
      <w:outlineLvl w:val="9"/>
    </w:pPr>
    <w:rPr>
      <w:rFonts w:ascii="Cambria" w:hAnsi="Cambria"/>
      <w:color w:val="365F91"/>
      <w:szCs w:val="28"/>
    </w:rPr>
  </w:style>
  <w:style w:type="paragraph" w:styleId="TOC1">
    <w:name w:val="toc 1"/>
    <w:basedOn w:val="Normal"/>
    <w:next w:val="Normal"/>
    <w:autoRedefine/>
    <w:uiPriority w:val="39"/>
    <w:rsid w:val="002C10C2"/>
    <w:pPr>
      <w:spacing w:before="120"/>
    </w:pPr>
    <w:rPr>
      <w:rFonts w:asciiTheme="minorHAnsi" w:hAnsiTheme="minorHAnsi"/>
      <w:b/>
      <w:sz w:val="24"/>
    </w:rPr>
  </w:style>
  <w:style w:type="character" w:styleId="Strong">
    <w:name w:val="Strong"/>
    <w:uiPriority w:val="22"/>
    <w:qFormat/>
    <w:rsid w:val="004768C0"/>
    <w:rPr>
      <w:b/>
      <w:bCs/>
    </w:rPr>
  </w:style>
  <w:style w:type="character" w:customStyle="1" w:styleId="Heading2Char">
    <w:name w:val="Heading 2 Char"/>
    <w:link w:val="Heading2"/>
    <w:rsid w:val="00B64E0A"/>
    <w:rPr>
      <w:b/>
      <w:bCs/>
      <w:iCs/>
      <w:sz w:val="26"/>
      <w:szCs w:val="26"/>
      <w:lang w:val="vi-VN"/>
    </w:rPr>
  </w:style>
  <w:style w:type="character" w:customStyle="1" w:styleId="Heading3Char">
    <w:name w:val="Heading 3 Char"/>
    <w:link w:val="Heading3"/>
    <w:rsid w:val="00233C34"/>
    <w:rPr>
      <w:b/>
      <w:bCs/>
      <w:sz w:val="26"/>
      <w:szCs w:val="26"/>
      <w:lang w:val="vi-VN"/>
    </w:rPr>
  </w:style>
  <w:style w:type="paragraph" w:styleId="TOC2">
    <w:name w:val="toc 2"/>
    <w:basedOn w:val="Normal"/>
    <w:next w:val="Normal"/>
    <w:autoRedefine/>
    <w:uiPriority w:val="39"/>
    <w:rsid w:val="00895F80"/>
    <w:pPr>
      <w:ind w:left="260"/>
    </w:pPr>
    <w:rPr>
      <w:rFonts w:asciiTheme="minorHAnsi" w:hAnsiTheme="minorHAnsi"/>
      <w:b/>
      <w:sz w:val="22"/>
      <w:szCs w:val="22"/>
    </w:rPr>
  </w:style>
  <w:style w:type="paragraph" w:styleId="TOC3">
    <w:name w:val="toc 3"/>
    <w:basedOn w:val="Normal"/>
    <w:next w:val="Normal"/>
    <w:autoRedefine/>
    <w:uiPriority w:val="39"/>
    <w:rsid w:val="00E62397"/>
    <w:pPr>
      <w:ind w:left="520"/>
    </w:pPr>
    <w:rPr>
      <w:rFonts w:asciiTheme="minorHAnsi" w:hAnsiTheme="minorHAnsi"/>
      <w:sz w:val="22"/>
      <w:szCs w:val="22"/>
    </w:rPr>
  </w:style>
  <w:style w:type="character" w:customStyle="1" w:styleId="Heading4Char">
    <w:name w:val="Heading 4 Char"/>
    <w:link w:val="Heading4"/>
    <w:rsid w:val="001D1132"/>
    <w:rPr>
      <w:b/>
      <w:bCs/>
      <w:sz w:val="26"/>
      <w:szCs w:val="28"/>
    </w:rPr>
  </w:style>
  <w:style w:type="paragraph" w:styleId="Caption">
    <w:name w:val="caption"/>
    <w:basedOn w:val="Normal"/>
    <w:next w:val="Normal"/>
    <w:uiPriority w:val="35"/>
    <w:unhideWhenUsed/>
    <w:qFormat/>
    <w:rsid w:val="00E7306E"/>
    <w:pPr>
      <w:jc w:val="center"/>
    </w:pPr>
    <w:rPr>
      <w:bCs/>
      <w:i/>
      <w:szCs w:val="26"/>
    </w:rPr>
  </w:style>
  <w:style w:type="paragraph" w:styleId="TOC4">
    <w:name w:val="toc 4"/>
    <w:basedOn w:val="Normal"/>
    <w:next w:val="Normal"/>
    <w:autoRedefine/>
    <w:uiPriority w:val="39"/>
    <w:rsid w:val="00DC4B5F"/>
    <w:pPr>
      <w:ind w:left="780"/>
    </w:pPr>
    <w:rPr>
      <w:rFonts w:asciiTheme="minorHAnsi" w:hAnsiTheme="minorHAnsi"/>
      <w:sz w:val="20"/>
      <w:szCs w:val="20"/>
    </w:rPr>
  </w:style>
  <w:style w:type="paragraph" w:styleId="TableofFigures">
    <w:name w:val="table of figures"/>
    <w:basedOn w:val="Normal"/>
    <w:next w:val="Normal"/>
    <w:uiPriority w:val="99"/>
    <w:rsid w:val="00CD348D"/>
  </w:style>
  <w:style w:type="paragraph" w:styleId="ListParagraph">
    <w:name w:val="List Paragraph"/>
    <w:basedOn w:val="Normal"/>
    <w:link w:val="ListParagraphChar"/>
    <w:uiPriority w:val="34"/>
    <w:qFormat/>
    <w:rsid w:val="00163401"/>
    <w:pPr>
      <w:ind w:left="720"/>
      <w:contextualSpacing/>
    </w:pPr>
    <w:rPr>
      <w:rFonts w:ascii="Times" w:hAnsi="Times"/>
      <w:sz w:val="20"/>
      <w:szCs w:val="20"/>
    </w:rPr>
  </w:style>
  <w:style w:type="table" w:styleId="TableClassic3">
    <w:name w:val="Table Classic 3"/>
    <w:basedOn w:val="TableNormal"/>
    <w:rsid w:val="00436AF8"/>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436AF8"/>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436AF8"/>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436AF8"/>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436AF8"/>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3">
    <w:name w:val="Table Columns 3"/>
    <w:basedOn w:val="TableNormal"/>
    <w:rsid w:val="00436AF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2">
    <w:name w:val="Table Columns 2"/>
    <w:basedOn w:val="TableNormal"/>
    <w:rsid w:val="00436AF8"/>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LightList-Accent11">
    <w:name w:val="Light List - Accent 11"/>
    <w:basedOn w:val="TableNormal"/>
    <w:uiPriority w:val="61"/>
    <w:rsid w:val="00436AF8"/>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3-Accent5">
    <w:name w:val="Medium Grid 3 Accent 5"/>
    <w:basedOn w:val="TableNormal"/>
    <w:uiPriority w:val="69"/>
    <w:rsid w:val="00FE3634"/>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paragraph" w:styleId="TOC5">
    <w:name w:val="toc 5"/>
    <w:basedOn w:val="Normal"/>
    <w:next w:val="Normal"/>
    <w:autoRedefine/>
    <w:uiPriority w:val="39"/>
    <w:rsid w:val="001F2920"/>
    <w:pPr>
      <w:ind w:left="1040"/>
    </w:pPr>
    <w:rPr>
      <w:rFonts w:asciiTheme="minorHAnsi" w:hAnsiTheme="minorHAnsi"/>
      <w:sz w:val="20"/>
      <w:szCs w:val="20"/>
    </w:rPr>
  </w:style>
  <w:style w:type="paragraph" w:styleId="TOC6">
    <w:name w:val="toc 6"/>
    <w:basedOn w:val="Normal"/>
    <w:next w:val="Normal"/>
    <w:autoRedefine/>
    <w:rsid w:val="001F2920"/>
    <w:pPr>
      <w:ind w:left="1300"/>
    </w:pPr>
    <w:rPr>
      <w:rFonts w:asciiTheme="minorHAnsi" w:hAnsiTheme="minorHAnsi"/>
      <w:sz w:val="20"/>
      <w:szCs w:val="20"/>
    </w:rPr>
  </w:style>
  <w:style w:type="paragraph" w:styleId="TOC7">
    <w:name w:val="toc 7"/>
    <w:basedOn w:val="Normal"/>
    <w:next w:val="Normal"/>
    <w:autoRedefine/>
    <w:rsid w:val="001F2920"/>
    <w:pPr>
      <w:ind w:left="1560"/>
    </w:pPr>
    <w:rPr>
      <w:rFonts w:asciiTheme="minorHAnsi" w:hAnsiTheme="minorHAnsi"/>
      <w:sz w:val="20"/>
      <w:szCs w:val="20"/>
    </w:rPr>
  </w:style>
  <w:style w:type="paragraph" w:styleId="TOC8">
    <w:name w:val="toc 8"/>
    <w:basedOn w:val="Normal"/>
    <w:next w:val="Normal"/>
    <w:autoRedefine/>
    <w:rsid w:val="001F2920"/>
    <w:pPr>
      <w:ind w:left="1820"/>
    </w:pPr>
    <w:rPr>
      <w:rFonts w:asciiTheme="minorHAnsi" w:hAnsiTheme="minorHAnsi"/>
      <w:sz w:val="20"/>
      <w:szCs w:val="20"/>
    </w:rPr>
  </w:style>
  <w:style w:type="paragraph" w:styleId="TOC9">
    <w:name w:val="toc 9"/>
    <w:basedOn w:val="Normal"/>
    <w:next w:val="Normal"/>
    <w:autoRedefine/>
    <w:rsid w:val="001F2920"/>
    <w:pPr>
      <w:ind w:left="2080"/>
    </w:pPr>
    <w:rPr>
      <w:rFonts w:asciiTheme="minorHAnsi" w:hAnsiTheme="minorHAnsi"/>
      <w:sz w:val="20"/>
      <w:szCs w:val="20"/>
    </w:rPr>
  </w:style>
  <w:style w:type="paragraph" w:styleId="DocumentMap">
    <w:name w:val="Document Map"/>
    <w:basedOn w:val="Normal"/>
    <w:link w:val="DocumentMapChar"/>
    <w:rsid w:val="00A42843"/>
    <w:rPr>
      <w:rFonts w:ascii="Lucida Grande" w:hAnsi="Lucida Grande" w:cs="Lucida Grande"/>
      <w:sz w:val="24"/>
    </w:rPr>
  </w:style>
  <w:style w:type="character" w:customStyle="1" w:styleId="DocumentMapChar">
    <w:name w:val="Document Map Char"/>
    <w:basedOn w:val="DefaultParagraphFont"/>
    <w:link w:val="DocumentMap"/>
    <w:rsid w:val="00A42843"/>
    <w:rPr>
      <w:rFonts w:ascii="Lucida Grande" w:hAnsi="Lucida Grande" w:cs="Lucida Grande"/>
      <w:sz w:val="24"/>
      <w:szCs w:val="24"/>
    </w:rPr>
  </w:style>
  <w:style w:type="character" w:customStyle="1" w:styleId="Heading5Char">
    <w:name w:val="Heading 5 Char"/>
    <w:basedOn w:val="DefaultParagraphFont"/>
    <w:link w:val="Heading5"/>
    <w:rsid w:val="00E7306E"/>
    <w:rPr>
      <w:rFonts w:eastAsiaTheme="majorEastAsia" w:cstheme="majorBidi"/>
      <w:b/>
      <w:color w:val="243F60" w:themeColor="accent1" w:themeShade="7F"/>
      <w:sz w:val="26"/>
      <w:szCs w:val="24"/>
    </w:rPr>
  </w:style>
  <w:style w:type="character" w:styleId="PageNumber">
    <w:name w:val="page number"/>
    <w:basedOn w:val="DefaultParagraphFont"/>
    <w:rsid w:val="00446E9E"/>
  </w:style>
  <w:style w:type="character" w:styleId="PlaceholderText">
    <w:name w:val="Placeholder Text"/>
    <w:basedOn w:val="DefaultParagraphFont"/>
    <w:uiPriority w:val="67"/>
    <w:rsid w:val="004F5826"/>
    <w:rPr>
      <w:color w:val="808080"/>
    </w:rPr>
  </w:style>
  <w:style w:type="character" w:styleId="FollowedHyperlink">
    <w:name w:val="FollowedHyperlink"/>
    <w:basedOn w:val="DefaultParagraphFont"/>
    <w:rsid w:val="00B86A14"/>
    <w:rPr>
      <w:color w:val="800080" w:themeColor="followedHyperlink"/>
      <w:u w:val="single"/>
    </w:rPr>
  </w:style>
  <w:style w:type="character" w:customStyle="1" w:styleId="A5">
    <w:name w:val="A5"/>
    <w:uiPriority w:val="99"/>
    <w:rsid w:val="00494015"/>
    <w:rPr>
      <w:b/>
      <w:bCs/>
      <w:color w:val="000000"/>
    </w:rPr>
  </w:style>
  <w:style w:type="character" w:customStyle="1" w:styleId="ListParagraphChar">
    <w:name w:val="List Paragraph Char"/>
    <w:basedOn w:val="DefaultParagraphFont"/>
    <w:link w:val="ListParagraph"/>
    <w:uiPriority w:val="34"/>
    <w:rsid w:val="00902FCC"/>
    <w:rPr>
      <w:rFonts w:ascii="Times" w:hAnsi="Times"/>
    </w:rPr>
  </w:style>
  <w:style w:type="paragraph" w:customStyle="1" w:styleId="Default">
    <w:name w:val="Default"/>
    <w:rsid w:val="00A74DDA"/>
    <w:pPr>
      <w:autoSpaceDE w:val="0"/>
      <w:autoSpaceDN w:val="0"/>
      <w:adjustRightInd w:val="0"/>
    </w:pPr>
    <w:rPr>
      <w:rFonts w:ascii="Arial" w:eastAsiaTheme="minorHAnsi" w:hAnsi="Arial" w:cs="Arial"/>
      <w:color w:val="000000"/>
      <w:sz w:val="24"/>
      <w:szCs w:val="24"/>
      <w:lang w:val="vi-VN"/>
    </w:rPr>
  </w:style>
  <w:style w:type="character" w:customStyle="1" w:styleId="watch-title">
    <w:name w:val="watch-title"/>
    <w:basedOn w:val="DefaultParagraphFont"/>
    <w:rsid w:val="00FF6581"/>
  </w:style>
  <w:style w:type="paragraph" w:customStyle="1" w:styleId="Stylebang">
    <w:name w:val="Style bang"/>
    <w:basedOn w:val="Heading3"/>
    <w:autoRedefine/>
    <w:qFormat/>
    <w:rsid w:val="003D2471"/>
    <w:pPr>
      <w:ind w:firstLine="720"/>
      <w:jc w:val="center"/>
    </w:pPr>
    <w:rPr>
      <w:i/>
    </w:rPr>
  </w:style>
  <w:style w:type="character" w:customStyle="1" w:styleId="Heading1Char">
    <w:name w:val="Heading 1 Char"/>
    <w:basedOn w:val="DefaultParagraphFont"/>
    <w:link w:val="Heading1"/>
    <w:rsid w:val="00766AD4"/>
    <w:rPr>
      <w:b/>
      <w:bCs/>
      <w:sz w:val="32"/>
      <w:szCs w:val="32"/>
      <w:lang w:val="vi-VN"/>
    </w:rPr>
  </w:style>
  <w:style w:type="paragraph" w:customStyle="1" w:styleId="StyleAnh">
    <w:name w:val="StyleAnh"/>
    <w:basedOn w:val="Heading3"/>
    <w:qFormat/>
    <w:rsid w:val="008A5B4C"/>
    <w:pPr>
      <w:jc w:val="center"/>
    </w:pPr>
    <w:rPr>
      <w:i/>
    </w:rPr>
  </w:style>
  <w:style w:type="paragraph" w:customStyle="1" w:styleId="StyleMucluc">
    <w:name w:val="StyleMucluc"/>
    <w:basedOn w:val="Normal"/>
    <w:qFormat/>
    <w:rsid w:val="00F21EB3"/>
    <w:pPr>
      <w:jc w:val="center"/>
    </w:pPr>
    <w:rPr>
      <w:szCs w:val="32"/>
    </w:rPr>
  </w:style>
  <w:style w:type="paragraph" w:styleId="Index9">
    <w:name w:val="index 9"/>
    <w:basedOn w:val="Normal"/>
    <w:next w:val="Normal"/>
    <w:autoRedefine/>
    <w:semiHidden/>
    <w:unhideWhenUsed/>
    <w:rsid w:val="00776CA9"/>
    <w:pPr>
      <w:ind w:left="2340" w:hanging="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37951">
      <w:bodyDiv w:val="1"/>
      <w:marLeft w:val="0"/>
      <w:marRight w:val="0"/>
      <w:marTop w:val="0"/>
      <w:marBottom w:val="0"/>
      <w:divBdr>
        <w:top w:val="none" w:sz="0" w:space="0" w:color="auto"/>
        <w:left w:val="none" w:sz="0" w:space="0" w:color="auto"/>
        <w:bottom w:val="none" w:sz="0" w:space="0" w:color="auto"/>
        <w:right w:val="none" w:sz="0" w:space="0" w:color="auto"/>
      </w:divBdr>
    </w:div>
    <w:div w:id="60837089">
      <w:bodyDiv w:val="1"/>
      <w:marLeft w:val="0"/>
      <w:marRight w:val="0"/>
      <w:marTop w:val="0"/>
      <w:marBottom w:val="0"/>
      <w:divBdr>
        <w:top w:val="none" w:sz="0" w:space="0" w:color="auto"/>
        <w:left w:val="none" w:sz="0" w:space="0" w:color="auto"/>
        <w:bottom w:val="none" w:sz="0" w:space="0" w:color="auto"/>
        <w:right w:val="none" w:sz="0" w:space="0" w:color="auto"/>
      </w:divBdr>
    </w:div>
    <w:div w:id="65761014">
      <w:bodyDiv w:val="1"/>
      <w:marLeft w:val="0"/>
      <w:marRight w:val="0"/>
      <w:marTop w:val="0"/>
      <w:marBottom w:val="0"/>
      <w:divBdr>
        <w:top w:val="none" w:sz="0" w:space="0" w:color="auto"/>
        <w:left w:val="none" w:sz="0" w:space="0" w:color="auto"/>
        <w:bottom w:val="none" w:sz="0" w:space="0" w:color="auto"/>
        <w:right w:val="none" w:sz="0" w:space="0" w:color="auto"/>
      </w:divBdr>
    </w:div>
    <w:div w:id="101806829">
      <w:bodyDiv w:val="1"/>
      <w:marLeft w:val="0"/>
      <w:marRight w:val="0"/>
      <w:marTop w:val="0"/>
      <w:marBottom w:val="0"/>
      <w:divBdr>
        <w:top w:val="none" w:sz="0" w:space="0" w:color="auto"/>
        <w:left w:val="none" w:sz="0" w:space="0" w:color="auto"/>
        <w:bottom w:val="none" w:sz="0" w:space="0" w:color="auto"/>
        <w:right w:val="none" w:sz="0" w:space="0" w:color="auto"/>
      </w:divBdr>
    </w:div>
    <w:div w:id="138690097">
      <w:bodyDiv w:val="1"/>
      <w:marLeft w:val="0"/>
      <w:marRight w:val="0"/>
      <w:marTop w:val="0"/>
      <w:marBottom w:val="0"/>
      <w:divBdr>
        <w:top w:val="none" w:sz="0" w:space="0" w:color="auto"/>
        <w:left w:val="none" w:sz="0" w:space="0" w:color="auto"/>
        <w:bottom w:val="none" w:sz="0" w:space="0" w:color="auto"/>
        <w:right w:val="none" w:sz="0" w:space="0" w:color="auto"/>
      </w:divBdr>
    </w:div>
    <w:div w:id="155265560">
      <w:bodyDiv w:val="1"/>
      <w:marLeft w:val="0"/>
      <w:marRight w:val="0"/>
      <w:marTop w:val="0"/>
      <w:marBottom w:val="0"/>
      <w:divBdr>
        <w:top w:val="none" w:sz="0" w:space="0" w:color="auto"/>
        <w:left w:val="none" w:sz="0" w:space="0" w:color="auto"/>
        <w:bottom w:val="none" w:sz="0" w:space="0" w:color="auto"/>
        <w:right w:val="none" w:sz="0" w:space="0" w:color="auto"/>
      </w:divBdr>
    </w:div>
    <w:div w:id="155652265">
      <w:bodyDiv w:val="1"/>
      <w:marLeft w:val="0"/>
      <w:marRight w:val="0"/>
      <w:marTop w:val="0"/>
      <w:marBottom w:val="0"/>
      <w:divBdr>
        <w:top w:val="none" w:sz="0" w:space="0" w:color="auto"/>
        <w:left w:val="none" w:sz="0" w:space="0" w:color="auto"/>
        <w:bottom w:val="none" w:sz="0" w:space="0" w:color="auto"/>
        <w:right w:val="none" w:sz="0" w:space="0" w:color="auto"/>
      </w:divBdr>
    </w:div>
    <w:div w:id="159929775">
      <w:bodyDiv w:val="1"/>
      <w:marLeft w:val="0"/>
      <w:marRight w:val="0"/>
      <w:marTop w:val="0"/>
      <w:marBottom w:val="0"/>
      <w:divBdr>
        <w:top w:val="none" w:sz="0" w:space="0" w:color="auto"/>
        <w:left w:val="none" w:sz="0" w:space="0" w:color="auto"/>
        <w:bottom w:val="none" w:sz="0" w:space="0" w:color="auto"/>
        <w:right w:val="none" w:sz="0" w:space="0" w:color="auto"/>
      </w:divBdr>
    </w:div>
    <w:div w:id="256907859">
      <w:bodyDiv w:val="1"/>
      <w:marLeft w:val="0"/>
      <w:marRight w:val="0"/>
      <w:marTop w:val="0"/>
      <w:marBottom w:val="0"/>
      <w:divBdr>
        <w:top w:val="none" w:sz="0" w:space="0" w:color="auto"/>
        <w:left w:val="none" w:sz="0" w:space="0" w:color="auto"/>
        <w:bottom w:val="none" w:sz="0" w:space="0" w:color="auto"/>
        <w:right w:val="none" w:sz="0" w:space="0" w:color="auto"/>
      </w:divBdr>
    </w:div>
    <w:div w:id="312222865">
      <w:bodyDiv w:val="1"/>
      <w:marLeft w:val="0"/>
      <w:marRight w:val="0"/>
      <w:marTop w:val="0"/>
      <w:marBottom w:val="0"/>
      <w:divBdr>
        <w:top w:val="none" w:sz="0" w:space="0" w:color="auto"/>
        <w:left w:val="none" w:sz="0" w:space="0" w:color="auto"/>
        <w:bottom w:val="none" w:sz="0" w:space="0" w:color="auto"/>
        <w:right w:val="none" w:sz="0" w:space="0" w:color="auto"/>
      </w:divBdr>
    </w:div>
    <w:div w:id="329213309">
      <w:bodyDiv w:val="1"/>
      <w:marLeft w:val="0"/>
      <w:marRight w:val="0"/>
      <w:marTop w:val="0"/>
      <w:marBottom w:val="0"/>
      <w:divBdr>
        <w:top w:val="none" w:sz="0" w:space="0" w:color="auto"/>
        <w:left w:val="none" w:sz="0" w:space="0" w:color="auto"/>
        <w:bottom w:val="none" w:sz="0" w:space="0" w:color="auto"/>
        <w:right w:val="none" w:sz="0" w:space="0" w:color="auto"/>
      </w:divBdr>
    </w:div>
    <w:div w:id="360401531">
      <w:bodyDiv w:val="1"/>
      <w:marLeft w:val="0"/>
      <w:marRight w:val="0"/>
      <w:marTop w:val="0"/>
      <w:marBottom w:val="0"/>
      <w:divBdr>
        <w:top w:val="none" w:sz="0" w:space="0" w:color="auto"/>
        <w:left w:val="none" w:sz="0" w:space="0" w:color="auto"/>
        <w:bottom w:val="none" w:sz="0" w:space="0" w:color="auto"/>
        <w:right w:val="none" w:sz="0" w:space="0" w:color="auto"/>
      </w:divBdr>
    </w:div>
    <w:div w:id="494876320">
      <w:bodyDiv w:val="1"/>
      <w:marLeft w:val="0"/>
      <w:marRight w:val="0"/>
      <w:marTop w:val="0"/>
      <w:marBottom w:val="0"/>
      <w:divBdr>
        <w:top w:val="none" w:sz="0" w:space="0" w:color="auto"/>
        <w:left w:val="none" w:sz="0" w:space="0" w:color="auto"/>
        <w:bottom w:val="none" w:sz="0" w:space="0" w:color="auto"/>
        <w:right w:val="none" w:sz="0" w:space="0" w:color="auto"/>
      </w:divBdr>
    </w:div>
    <w:div w:id="562373415">
      <w:bodyDiv w:val="1"/>
      <w:marLeft w:val="0"/>
      <w:marRight w:val="0"/>
      <w:marTop w:val="0"/>
      <w:marBottom w:val="0"/>
      <w:divBdr>
        <w:top w:val="none" w:sz="0" w:space="0" w:color="auto"/>
        <w:left w:val="none" w:sz="0" w:space="0" w:color="auto"/>
        <w:bottom w:val="none" w:sz="0" w:space="0" w:color="auto"/>
        <w:right w:val="none" w:sz="0" w:space="0" w:color="auto"/>
      </w:divBdr>
    </w:div>
    <w:div w:id="605356194">
      <w:bodyDiv w:val="1"/>
      <w:marLeft w:val="0"/>
      <w:marRight w:val="0"/>
      <w:marTop w:val="0"/>
      <w:marBottom w:val="0"/>
      <w:divBdr>
        <w:top w:val="none" w:sz="0" w:space="0" w:color="auto"/>
        <w:left w:val="none" w:sz="0" w:space="0" w:color="auto"/>
        <w:bottom w:val="none" w:sz="0" w:space="0" w:color="auto"/>
        <w:right w:val="none" w:sz="0" w:space="0" w:color="auto"/>
      </w:divBdr>
    </w:div>
    <w:div w:id="701981562">
      <w:bodyDiv w:val="1"/>
      <w:marLeft w:val="0"/>
      <w:marRight w:val="0"/>
      <w:marTop w:val="0"/>
      <w:marBottom w:val="0"/>
      <w:divBdr>
        <w:top w:val="none" w:sz="0" w:space="0" w:color="auto"/>
        <w:left w:val="none" w:sz="0" w:space="0" w:color="auto"/>
        <w:bottom w:val="none" w:sz="0" w:space="0" w:color="auto"/>
        <w:right w:val="none" w:sz="0" w:space="0" w:color="auto"/>
      </w:divBdr>
    </w:div>
    <w:div w:id="707679318">
      <w:bodyDiv w:val="1"/>
      <w:marLeft w:val="0"/>
      <w:marRight w:val="0"/>
      <w:marTop w:val="0"/>
      <w:marBottom w:val="0"/>
      <w:divBdr>
        <w:top w:val="none" w:sz="0" w:space="0" w:color="auto"/>
        <w:left w:val="none" w:sz="0" w:space="0" w:color="auto"/>
        <w:bottom w:val="none" w:sz="0" w:space="0" w:color="auto"/>
        <w:right w:val="none" w:sz="0" w:space="0" w:color="auto"/>
      </w:divBdr>
    </w:div>
    <w:div w:id="728309203">
      <w:bodyDiv w:val="1"/>
      <w:marLeft w:val="0"/>
      <w:marRight w:val="0"/>
      <w:marTop w:val="0"/>
      <w:marBottom w:val="0"/>
      <w:divBdr>
        <w:top w:val="none" w:sz="0" w:space="0" w:color="auto"/>
        <w:left w:val="none" w:sz="0" w:space="0" w:color="auto"/>
        <w:bottom w:val="none" w:sz="0" w:space="0" w:color="auto"/>
        <w:right w:val="none" w:sz="0" w:space="0" w:color="auto"/>
      </w:divBdr>
    </w:div>
    <w:div w:id="787629082">
      <w:bodyDiv w:val="1"/>
      <w:marLeft w:val="0"/>
      <w:marRight w:val="0"/>
      <w:marTop w:val="0"/>
      <w:marBottom w:val="0"/>
      <w:divBdr>
        <w:top w:val="none" w:sz="0" w:space="0" w:color="auto"/>
        <w:left w:val="none" w:sz="0" w:space="0" w:color="auto"/>
        <w:bottom w:val="none" w:sz="0" w:space="0" w:color="auto"/>
        <w:right w:val="none" w:sz="0" w:space="0" w:color="auto"/>
      </w:divBdr>
    </w:div>
    <w:div w:id="821583761">
      <w:bodyDiv w:val="1"/>
      <w:marLeft w:val="0"/>
      <w:marRight w:val="0"/>
      <w:marTop w:val="0"/>
      <w:marBottom w:val="0"/>
      <w:divBdr>
        <w:top w:val="none" w:sz="0" w:space="0" w:color="auto"/>
        <w:left w:val="none" w:sz="0" w:space="0" w:color="auto"/>
        <w:bottom w:val="none" w:sz="0" w:space="0" w:color="auto"/>
        <w:right w:val="none" w:sz="0" w:space="0" w:color="auto"/>
      </w:divBdr>
    </w:div>
    <w:div w:id="918445755">
      <w:bodyDiv w:val="1"/>
      <w:marLeft w:val="0"/>
      <w:marRight w:val="0"/>
      <w:marTop w:val="0"/>
      <w:marBottom w:val="0"/>
      <w:divBdr>
        <w:top w:val="none" w:sz="0" w:space="0" w:color="auto"/>
        <w:left w:val="none" w:sz="0" w:space="0" w:color="auto"/>
        <w:bottom w:val="none" w:sz="0" w:space="0" w:color="auto"/>
        <w:right w:val="none" w:sz="0" w:space="0" w:color="auto"/>
      </w:divBdr>
    </w:div>
    <w:div w:id="928273298">
      <w:bodyDiv w:val="1"/>
      <w:marLeft w:val="0"/>
      <w:marRight w:val="0"/>
      <w:marTop w:val="0"/>
      <w:marBottom w:val="0"/>
      <w:divBdr>
        <w:top w:val="none" w:sz="0" w:space="0" w:color="auto"/>
        <w:left w:val="none" w:sz="0" w:space="0" w:color="auto"/>
        <w:bottom w:val="none" w:sz="0" w:space="0" w:color="auto"/>
        <w:right w:val="none" w:sz="0" w:space="0" w:color="auto"/>
      </w:divBdr>
    </w:div>
    <w:div w:id="954211894">
      <w:bodyDiv w:val="1"/>
      <w:marLeft w:val="0"/>
      <w:marRight w:val="0"/>
      <w:marTop w:val="0"/>
      <w:marBottom w:val="0"/>
      <w:divBdr>
        <w:top w:val="none" w:sz="0" w:space="0" w:color="auto"/>
        <w:left w:val="none" w:sz="0" w:space="0" w:color="auto"/>
        <w:bottom w:val="none" w:sz="0" w:space="0" w:color="auto"/>
        <w:right w:val="none" w:sz="0" w:space="0" w:color="auto"/>
      </w:divBdr>
    </w:div>
    <w:div w:id="1004356535">
      <w:bodyDiv w:val="1"/>
      <w:marLeft w:val="0"/>
      <w:marRight w:val="0"/>
      <w:marTop w:val="0"/>
      <w:marBottom w:val="0"/>
      <w:divBdr>
        <w:top w:val="none" w:sz="0" w:space="0" w:color="auto"/>
        <w:left w:val="none" w:sz="0" w:space="0" w:color="auto"/>
        <w:bottom w:val="none" w:sz="0" w:space="0" w:color="auto"/>
        <w:right w:val="none" w:sz="0" w:space="0" w:color="auto"/>
      </w:divBdr>
    </w:div>
    <w:div w:id="1035738869">
      <w:bodyDiv w:val="1"/>
      <w:marLeft w:val="0"/>
      <w:marRight w:val="0"/>
      <w:marTop w:val="0"/>
      <w:marBottom w:val="0"/>
      <w:divBdr>
        <w:top w:val="none" w:sz="0" w:space="0" w:color="auto"/>
        <w:left w:val="none" w:sz="0" w:space="0" w:color="auto"/>
        <w:bottom w:val="none" w:sz="0" w:space="0" w:color="auto"/>
        <w:right w:val="none" w:sz="0" w:space="0" w:color="auto"/>
      </w:divBdr>
    </w:div>
    <w:div w:id="1055936499">
      <w:bodyDiv w:val="1"/>
      <w:marLeft w:val="0"/>
      <w:marRight w:val="0"/>
      <w:marTop w:val="0"/>
      <w:marBottom w:val="0"/>
      <w:divBdr>
        <w:top w:val="none" w:sz="0" w:space="0" w:color="auto"/>
        <w:left w:val="none" w:sz="0" w:space="0" w:color="auto"/>
        <w:bottom w:val="none" w:sz="0" w:space="0" w:color="auto"/>
        <w:right w:val="none" w:sz="0" w:space="0" w:color="auto"/>
      </w:divBdr>
    </w:div>
    <w:div w:id="1080295497">
      <w:bodyDiv w:val="1"/>
      <w:marLeft w:val="0"/>
      <w:marRight w:val="0"/>
      <w:marTop w:val="0"/>
      <w:marBottom w:val="0"/>
      <w:divBdr>
        <w:top w:val="none" w:sz="0" w:space="0" w:color="auto"/>
        <w:left w:val="none" w:sz="0" w:space="0" w:color="auto"/>
        <w:bottom w:val="none" w:sz="0" w:space="0" w:color="auto"/>
        <w:right w:val="none" w:sz="0" w:space="0" w:color="auto"/>
      </w:divBdr>
    </w:div>
    <w:div w:id="1089543374">
      <w:bodyDiv w:val="1"/>
      <w:marLeft w:val="0"/>
      <w:marRight w:val="0"/>
      <w:marTop w:val="0"/>
      <w:marBottom w:val="0"/>
      <w:divBdr>
        <w:top w:val="none" w:sz="0" w:space="0" w:color="auto"/>
        <w:left w:val="none" w:sz="0" w:space="0" w:color="auto"/>
        <w:bottom w:val="none" w:sz="0" w:space="0" w:color="auto"/>
        <w:right w:val="none" w:sz="0" w:space="0" w:color="auto"/>
      </w:divBdr>
    </w:div>
    <w:div w:id="1144546690">
      <w:bodyDiv w:val="1"/>
      <w:marLeft w:val="0"/>
      <w:marRight w:val="0"/>
      <w:marTop w:val="0"/>
      <w:marBottom w:val="0"/>
      <w:divBdr>
        <w:top w:val="none" w:sz="0" w:space="0" w:color="auto"/>
        <w:left w:val="none" w:sz="0" w:space="0" w:color="auto"/>
        <w:bottom w:val="none" w:sz="0" w:space="0" w:color="auto"/>
        <w:right w:val="none" w:sz="0" w:space="0" w:color="auto"/>
      </w:divBdr>
    </w:div>
    <w:div w:id="1151218131">
      <w:bodyDiv w:val="1"/>
      <w:marLeft w:val="0"/>
      <w:marRight w:val="0"/>
      <w:marTop w:val="0"/>
      <w:marBottom w:val="0"/>
      <w:divBdr>
        <w:top w:val="none" w:sz="0" w:space="0" w:color="auto"/>
        <w:left w:val="none" w:sz="0" w:space="0" w:color="auto"/>
        <w:bottom w:val="none" w:sz="0" w:space="0" w:color="auto"/>
        <w:right w:val="none" w:sz="0" w:space="0" w:color="auto"/>
      </w:divBdr>
    </w:div>
    <w:div w:id="1153525461">
      <w:bodyDiv w:val="1"/>
      <w:marLeft w:val="0"/>
      <w:marRight w:val="0"/>
      <w:marTop w:val="0"/>
      <w:marBottom w:val="0"/>
      <w:divBdr>
        <w:top w:val="none" w:sz="0" w:space="0" w:color="auto"/>
        <w:left w:val="none" w:sz="0" w:space="0" w:color="auto"/>
        <w:bottom w:val="none" w:sz="0" w:space="0" w:color="auto"/>
        <w:right w:val="none" w:sz="0" w:space="0" w:color="auto"/>
      </w:divBdr>
    </w:div>
    <w:div w:id="1201625455">
      <w:bodyDiv w:val="1"/>
      <w:marLeft w:val="0"/>
      <w:marRight w:val="0"/>
      <w:marTop w:val="0"/>
      <w:marBottom w:val="0"/>
      <w:divBdr>
        <w:top w:val="none" w:sz="0" w:space="0" w:color="auto"/>
        <w:left w:val="none" w:sz="0" w:space="0" w:color="auto"/>
        <w:bottom w:val="none" w:sz="0" w:space="0" w:color="auto"/>
        <w:right w:val="none" w:sz="0" w:space="0" w:color="auto"/>
      </w:divBdr>
    </w:div>
    <w:div w:id="1246888805">
      <w:bodyDiv w:val="1"/>
      <w:marLeft w:val="0"/>
      <w:marRight w:val="0"/>
      <w:marTop w:val="0"/>
      <w:marBottom w:val="0"/>
      <w:divBdr>
        <w:top w:val="none" w:sz="0" w:space="0" w:color="auto"/>
        <w:left w:val="none" w:sz="0" w:space="0" w:color="auto"/>
        <w:bottom w:val="none" w:sz="0" w:space="0" w:color="auto"/>
        <w:right w:val="none" w:sz="0" w:space="0" w:color="auto"/>
      </w:divBdr>
    </w:div>
    <w:div w:id="1288732426">
      <w:bodyDiv w:val="1"/>
      <w:marLeft w:val="0"/>
      <w:marRight w:val="0"/>
      <w:marTop w:val="0"/>
      <w:marBottom w:val="0"/>
      <w:divBdr>
        <w:top w:val="none" w:sz="0" w:space="0" w:color="auto"/>
        <w:left w:val="none" w:sz="0" w:space="0" w:color="auto"/>
        <w:bottom w:val="none" w:sz="0" w:space="0" w:color="auto"/>
        <w:right w:val="none" w:sz="0" w:space="0" w:color="auto"/>
      </w:divBdr>
    </w:div>
    <w:div w:id="1347321541">
      <w:bodyDiv w:val="1"/>
      <w:marLeft w:val="0"/>
      <w:marRight w:val="0"/>
      <w:marTop w:val="0"/>
      <w:marBottom w:val="0"/>
      <w:divBdr>
        <w:top w:val="none" w:sz="0" w:space="0" w:color="auto"/>
        <w:left w:val="none" w:sz="0" w:space="0" w:color="auto"/>
        <w:bottom w:val="none" w:sz="0" w:space="0" w:color="auto"/>
        <w:right w:val="none" w:sz="0" w:space="0" w:color="auto"/>
      </w:divBdr>
    </w:div>
    <w:div w:id="1388795873">
      <w:bodyDiv w:val="1"/>
      <w:marLeft w:val="0"/>
      <w:marRight w:val="0"/>
      <w:marTop w:val="0"/>
      <w:marBottom w:val="0"/>
      <w:divBdr>
        <w:top w:val="none" w:sz="0" w:space="0" w:color="auto"/>
        <w:left w:val="none" w:sz="0" w:space="0" w:color="auto"/>
        <w:bottom w:val="none" w:sz="0" w:space="0" w:color="auto"/>
        <w:right w:val="none" w:sz="0" w:space="0" w:color="auto"/>
      </w:divBdr>
    </w:div>
    <w:div w:id="1437168734">
      <w:bodyDiv w:val="1"/>
      <w:marLeft w:val="0"/>
      <w:marRight w:val="0"/>
      <w:marTop w:val="0"/>
      <w:marBottom w:val="0"/>
      <w:divBdr>
        <w:top w:val="none" w:sz="0" w:space="0" w:color="auto"/>
        <w:left w:val="none" w:sz="0" w:space="0" w:color="auto"/>
        <w:bottom w:val="none" w:sz="0" w:space="0" w:color="auto"/>
        <w:right w:val="none" w:sz="0" w:space="0" w:color="auto"/>
      </w:divBdr>
    </w:div>
    <w:div w:id="1450664984">
      <w:bodyDiv w:val="1"/>
      <w:marLeft w:val="0"/>
      <w:marRight w:val="0"/>
      <w:marTop w:val="0"/>
      <w:marBottom w:val="0"/>
      <w:divBdr>
        <w:top w:val="none" w:sz="0" w:space="0" w:color="auto"/>
        <w:left w:val="none" w:sz="0" w:space="0" w:color="auto"/>
        <w:bottom w:val="none" w:sz="0" w:space="0" w:color="auto"/>
        <w:right w:val="none" w:sz="0" w:space="0" w:color="auto"/>
      </w:divBdr>
    </w:div>
    <w:div w:id="1454909456">
      <w:bodyDiv w:val="1"/>
      <w:marLeft w:val="0"/>
      <w:marRight w:val="0"/>
      <w:marTop w:val="0"/>
      <w:marBottom w:val="0"/>
      <w:divBdr>
        <w:top w:val="none" w:sz="0" w:space="0" w:color="auto"/>
        <w:left w:val="none" w:sz="0" w:space="0" w:color="auto"/>
        <w:bottom w:val="none" w:sz="0" w:space="0" w:color="auto"/>
        <w:right w:val="none" w:sz="0" w:space="0" w:color="auto"/>
      </w:divBdr>
    </w:div>
    <w:div w:id="1489319716">
      <w:bodyDiv w:val="1"/>
      <w:marLeft w:val="0"/>
      <w:marRight w:val="0"/>
      <w:marTop w:val="0"/>
      <w:marBottom w:val="0"/>
      <w:divBdr>
        <w:top w:val="none" w:sz="0" w:space="0" w:color="auto"/>
        <w:left w:val="none" w:sz="0" w:space="0" w:color="auto"/>
        <w:bottom w:val="none" w:sz="0" w:space="0" w:color="auto"/>
        <w:right w:val="none" w:sz="0" w:space="0" w:color="auto"/>
      </w:divBdr>
    </w:div>
    <w:div w:id="1583830111">
      <w:bodyDiv w:val="1"/>
      <w:marLeft w:val="0"/>
      <w:marRight w:val="0"/>
      <w:marTop w:val="0"/>
      <w:marBottom w:val="0"/>
      <w:divBdr>
        <w:top w:val="none" w:sz="0" w:space="0" w:color="auto"/>
        <w:left w:val="none" w:sz="0" w:space="0" w:color="auto"/>
        <w:bottom w:val="none" w:sz="0" w:space="0" w:color="auto"/>
        <w:right w:val="none" w:sz="0" w:space="0" w:color="auto"/>
      </w:divBdr>
    </w:div>
    <w:div w:id="1614558892">
      <w:bodyDiv w:val="1"/>
      <w:marLeft w:val="0"/>
      <w:marRight w:val="0"/>
      <w:marTop w:val="0"/>
      <w:marBottom w:val="0"/>
      <w:divBdr>
        <w:top w:val="none" w:sz="0" w:space="0" w:color="auto"/>
        <w:left w:val="none" w:sz="0" w:space="0" w:color="auto"/>
        <w:bottom w:val="none" w:sz="0" w:space="0" w:color="auto"/>
        <w:right w:val="none" w:sz="0" w:space="0" w:color="auto"/>
      </w:divBdr>
    </w:div>
    <w:div w:id="1619528932">
      <w:bodyDiv w:val="1"/>
      <w:marLeft w:val="0"/>
      <w:marRight w:val="0"/>
      <w:marTop w:val="0"/>
      <w:marBottom w:val="0"/>
      <w:divBdr>
        <w:top w:val="none" w:sz="0" w:space="0" w:color="auto"/>
        <w:left w:val="none" w:sz="0" w:space="0" w:color="auto"/>
        <w:bottom w:val="none" w:sz="0" w:space="0" w:color="auto"/>
        <w:right w:val="none" w:sz="0" w:space="0" w:color="auto"/>
      </w:divBdr>
    </w:div>
    <w:div w:id="1635133741">
      <w:bodyDiv w:val="1"/>
      <w:marLeft w:val="0"/>
      <w:marRight w:val="0"/>
      <w:marTop w:val="0"/>
      <w:marBottom w:val="0"/>
      <w:divBdr>
        <w:top w:val="none" w:sz="0" w:space="0" w:color="auto"/>
        <w:left w:val="none" w:sz="0" w:space="0" w:color="auto"/>
        <w:bottom w:val="none" w:sz="0" w:space="0" w:color="auto"/>
        <w:right w:val="none" w:sz="0" w:space="0" w:color="auto"/>
      </w:divBdr>
    </w:div>
    <w:div w:id="1646815922">
      <w:bodyDiv w:val="1"/>
      <w:marLeft w:val="0"/>
      <w:marRight w:val="0"/>
      <w:marTop w:val="0"/>
      <w:marBottom w:val="0"/>
      <w:divBdr>
        <w:top w:val="none" w:sz="0" w:space="0" w:color="auto"/>
        <w:left w:val="none" w:sz="0" w:space="0" w:color="auto"/>
        <w:bottom w:val="none" w:sz="0" w:space="0" w:color="auto"/>
        <w:right w:val="none" w:sz="0" w:space="0" w:color="auto"/>
      </w:divBdr>
    </w:div>
    <w:div w:id="1702049079">
      <w:bodyDiv w:val="1"/>
      <w:marLeft w:val="0"/>
      <w:marRight w:val="0"/>
      <w:marTop w:val="0"/>
      <w:marBottom w:val="0"/>
      <w:divBdr>
        <w:top w:val="none" w:sz="0" w:space="0" w:color="auto"/>
        <w:left w:val="none" w:sz="0" w:space="0" w:color="auto"/>
        <w:bottom w:val="none" w:sz="0" w:space="0" w:color="auto"/>
        <w:right w:val="none" w:sz="0" w:space="0" w:color="auto"/>
      </w:divBdr>
    </w:div>
    <w:div w:id="1777434102">
      <w:bodyDiv w:val="1"/>
      <w:marLeft w:val="0"/>
      <w:marRight w:val="0"/>
      <w:marTop w:val="0"/>
      <w:marBottom w:val="0"/>
      <w:divBdr>
        <w:top w:val="none" w:sz="0" w:space="0" w:color="auto"/>
        <w:left w:val="none" w:sz="0" w:space="0" w:color="auto"/>
        <w:bottom w:val="none" w:sz="0" w:space="0" w:color="auto"/>
        <w:right w:val="none" w:sz="0" w:space="0" w:color="auto"/>
      </w:divBdr>
    </w:div>
    <w:div w:id="1791510662">
      <w:bodyDiv w:val="1"/>
      <w:marLeft w:val="0"/>
      <w:marRight w:val="0"/>
      <w:marTop w:val="0"/>
      <w:marBottom w:val="0"/>
      <w:divBdr>
        <w:top w:val="none" w:sz="0" w:space="0" w:color="auto"/>
        <w:left w:val="none" w:sz="0" w:space="0" w:color="auto"/>
        <w:bottom w:val="none" w:sz="0" w:space="0" w:color="auto"/>
        <w:right w:val="none" w:sz="0" w:space="0" w:color="auto"/>
      </w:divBdr>
    </w:div>
    <w:div w:id="1833645220">
      <w:bodyDiv w:val="1"/>
      <w:marLeft w:val="0"/>
      <w:marRight w:val="0"/>
      <w:marTop w:val="0"/>
      <w:marBottom w:val="0"/>
      <w:divBdr>
        <w:top w:val="none" w:sz="0" w:space="0" w:color="auto"/>
        <w:left w:val="none" w:sz="0" w:space="0" w:color="auto"/>
        <w:bottom w:val="none" w:sz="0" w:space="0" w:color="auto"/>
        <w:right w:val="none" w:sz="0" w:space="0" w:color="auto"/>
      </w:divBdr>
    </w:div>
    <w:div w:id="1840345766">
      <w:bodyDiv w:val="1"/>
      <w:marLeft w:val="0"/>
      <w:marRight w:val="0"/>
      <w:marTop w:val="0"/>
      <w:marBottom w:val="0"/>
      <w:divBdr>
        <w:top w:val="none" w:sz="0" w:space="0" w:color="auto"/>
        <w:left w:val="none" w:sz="0" w:space="0" w:color="auto"/>
        <w:bottom w:val="none" w:sz="0" w:space="0" w:color="auto"/>
        <w:right w:val="none" w:sz="0" w:space="0" w:color="auto"/>
      </w:divBdr>
    </w:div>
    <w:div w:id="1848401985">
      <w:bodyDiv w:val="1"/>
      <w:marLeft w:val="0"/>
      <w:marRight w:val="0"/>
      <w:marTop w:val="0"/>
      <w:marBottom w:val="0"/>
      <w:divBdr>
        <w:top w:val="none" w:sz="0" w:space="0" w:color="auto"/>
        <w:left w:val="none" w:sz="0" w:space="0" w:color="auto"/>
        <w:bottom w:val="none" w:sz="0" w:space="0" w:color="auto"/>
        <w:right w:val="none" w:sz="0" w:space="0" w:color="auto"/>
      </w:divBdr>
    </w:div>
    <w:div w:id="1982924494">
      <w:bodyDiv w:val="1"/>
      <w:marLeft w:val="0"/>
      <w:marRight w:val="0"/>
      <w:marTop w:val="0"/>
      <w:marBottom w:val="0"/>
      <w:divBdr>
        <w:top w:val="none" w:sz="0" w:space="0" w:color="auto"/>
        <w:left w:val="none" w:sz="0" w:space="0" w:color="auto"/>
        <w:bottom w:val="none" w:sz="0" w:space="0" w:color="auto"/>
        <w:right w:val="none" w:sz="0" w:space="0" w:color="auto"/>
      </w:divBdr>
    </w:div>
    <w:div w:id="1990665838">
      <w:bodyDiv w:val="1"/>
      <w:marLeft w:val="0"/>
      <w:marRight w:val="0"/>
      <w:marTop w:val="0"/>
      <w:marBottom w:val="0"/>
      <w:divBdr>
        <w:top w:val="none" w:sz="0" w:space="0" w:color="auto"/>
        <w:left w:val="none" w:sz="0" w:space="0" w:color="auto"/>
        <w:bottom w:val="none" w:sz="0" w:space="0" w:color="auto"/>
        <w:right w:val="none" w:sz="0" w:space="0" w:color="auto"/>
      </w:divBdr>
    </w:div>
    <w:div w:id="2056655323">
      <w:bodyDiv w:val="1"/>
      <w:marLeft w:val="0"/>
      <w:marRight w:val="0"/>
      <w:marTop w:val="0"/>
      <w:marBottom w:val="0"/>
      <w:divBdr>
        <w:top w:val="none" w:sz="0" w:space="0" w:color="auto"/>
        <w:left w:val="none" w:sz="0" w:space="0" w:color="auto"/>
        <w:bottom w:val="none" w:sz="0" w:space="0" w:color="auto"/>
        <w:right w:val="none" w:sz="0" w:space="0" w:color="auto"/>
      </w:divBdr>
    </w:div>
    <w:div w:id="2081706302">
      <w:bodyDiv w:val="1"/>
      <w:marLeft w:val="0"/>
      <w:marRight w:val="0"/>
      <w:marTop w:val="0"/>
      <w:marBottom w:val="0"/>
      <w:divBdr>
        <w:top w:val="none" w:sz="0" w:space="0" w:color="auto"/>
        <w:left w:val="none" w:sz="0" w:space="0" w:color="auto"/>
        <w:bottom w:val="none" w:sz="0" w:space="0" w:color="auto"/>
        <w:right w:val="none" w:sz="0" w:space="0" w:color="auto"/>
      </w:divBdr>
    </w:div>
    <w:div w:id="2083677248">
      <w:bodyDiv w:val="1"/>
      <w:marLeft w:val="0"/>
      <w:marRight w:val="0"/>
      <w:marTop w:val="0"/>
      <w:marBottom w:val="0"/>
      <w:divBdr>
        <w:top w:val="none" w:sz="0" w:space="0" w:color="auto"/>
        <w:left w:val="none" w:sz="0" w:space="0" w:color="auto"/>
        <w:bottom w:val="none" w:sz="0" w:space="0" w:color="auto"/>
        <w:right w:val="none" w:sz="0" w:space="0" w:color="auto"/>
      </w:divBdr>
    </w:div>
    <w:div w:id="20948595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developers.google.com/webtool-kit" TargetMode="External"/><Relationship Id="rId47" Type="http://schemas.openxmlformats.org/officeDocument/2006/relationships/hyperlink" Target="http://vi.wikipedia.org/" TargetMode="External"/><Relationship Id="rId48" Type="http://schemas.openxmlformats.org/officeDocument/2006/relationships/footer" Target="footer1.xml"/><Relationship Id="rId49" Type="http://schemas.openxmlformats.org/officeDocument/2006/relationships/footer" Target="footer2.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labs.google.com/papers/bigtable.html"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developers.google.com/maps/" TargetMode="External"/><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hyperlink" Target="http://www.gwtproject.org/download.html" TargetMode="External"/><Relationship Id="rId43" Type="http://schemas.openxmlformats.org/officeDocument/2006/relationships/hyperlink" Target="https://dl.google.com/eclipse/plugin/4.4" TargetMode="External"/><Relationship Id="rId44" Type="http://schemas.openxmlformats.org/officeDocument/2006/relationships/image" Target="media/image32.png"/><Relationship Id="rId45" Type="http://schemas.openxmlformats.org/officeDocument/2006/relationships/hyperlink" Target="https://developers.google.com/appeng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54461B-B3D1-C64E-8544-CC0233466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56</Pages>
  <Words>8830</Words>
  <Characters>50333</Characters>
  <Application>Microsoft Macintosh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TRƯỜNG ĐẠI HỌC BÁCH KHOA HÀ NỘI</vt:lpstr>
    </vt:vector>
  </TitlesOfParts>
  <Company>Truong Dai hoc Bach Khoa Ha noi</Company>
  <LinksUpToDate>false</LinksUpToDate>
  <CharactersWithSpaces>59045</CharactersWithSpaces>
  <SharedDoc>false</SharedDoc>
  <HLinks>
    <vt:vector size="618" baseType="variant">
      <vt:variant>
        <vt:i4>34</vt:i4>
      </vt:variant>
      <vt:variant>
        <vt:i4>642</vt:i4>
      </vt:variant>
      <vt:variant>
        <vt:i4>0</vt:i4>
      </vt:variant>
      <vt:variant>
        <vt:i4>5</vt:i4>
      </vt:variant>
      <vt:variant>
        <vt:lpwstr>ftp:/info.cern.ch/pub/www/doc/http-spec.txt.Z</vt:lpwstr>
      </vt:variant>
      <vt:variant>
        <vt:lpwstr/>
      </vt:variant>
      <vt:variant>
        <vt:i4>1572878</vt:i4>
      </vt:variant>
      <vt:variant>
        <vt:i4>548</vt:i4>
      </vt:variant>
      <vt:variant>
        <vt:i4>0</vt:i4>
      </vt:variant>
      <vt:variant>
        <vt:i4>5</vt:i4>
      </vt:variant>
      <vt:variant>
        <vt:lpwstr/>
      </vt:variant>
      <vt:variant>
        <vt:lpwstr>_Toc388220354</vt:lpwstr>
      </vt:variant>
      <vt:variant>
        <vt:i4>1572873</vt:i4>
      </vt:variant>
      <vt:variant>
        <vt:i4>542</vt:i4>
      </vt:variant>
      <vt:variant>
        <vt:i4>0</vt:i4>
      </vt:variant>
      <vt:variant>
        <vt:i4>5</vt:i4>
      </vt:variant>
      <vt:variant>
        <vt:lpwstr/>
      </vt:variant>
      <vt:variant>
        <vt:lpwstr>_Toc388220353</vt:lpwstr>
      </vt:variant>
      <vt:variant>
        <vt:i4>1572872</vt:i4>
      </vt:variant>
      <vt:variant>
        <vt:i4>536</vt:i4>
      </vt:variant>
      <vt:variant>
        <vt:i4>0</vt:i4>
      </vt:variant>
      <vt:variant>
        <vt:i4>5</vt:i4>
      </vt:variant>
      <vt:variant>
        <vt:lpwstr/>
      </vt:variant>
      <vt:variant>
        <vt:lpwstr>_Toc388220352</vt:lpwstr>
      </vt:variant>
      <vt:variant>
        <vt:i4>1835022</vt:i4>
      </vt:variant>
      <vt:variant>
        <vt:i4>527</vt:i4>
      </vt:variant>
      <vt:variant>
        <vt:i4>0</vt:i4>
      </vt:variant>
      <vt:variant>
        <vt:i4>5</vt:i4>
      </vt:variant>
      <vt:variant>
        <vt:lpwstr/>
      </vt:variant>
      <vt:variant>
        <vt:lpwstr>_Toc388220314</vt:lpwstr>
      </vt:variant>
      <vt:variant>
        <vt:i4>1835017</vt:i4>
      </vt:variant>
      <vt:variant>
        <vt:i4>521</vt:i4>
      </vt:variant>
      <vt:variant>
        <vt:i4>0</vt:i4>
      </vt:variant>
      <vt:variant>
        <vt:i4>5</vt:i4>
      </vt:variant>
      <vt:variant>
        <vt:lpwstr/>
      </vt:variant>
      <vt:variant>
        <vt:lpwstr>_Toc388220313</vt:lpwstr>
      </vt:variant>
      <vt:variant>
        <vt:i4>1835016</vt:i4>
      </vt:variant>
      <vt:variant>
        <vt:i4>515</vt:i4>
      </vt:variant>
      <vt:variant>
        <vt:i4>0</vt:i4>
      </vt:variant>
      <vt:variant>
        <vt:i4>5</vt:i4>
      </vt:variant>
      <vt:variant>
        <vt:lpwstr/>
      </vt:variant>
      <vt:variant>
        <vt:lpwstr>_Toc388220312</vt:lpwstr>
      </vt:variant>
      <vt:variant>
        <vt:i4>1835019</vt:i4>
      </vt:variant>
      <vt:variant>
        <vt:i4>509</vt:i4>
      </vt:variant>
      <vt:variant>
        <vt:i4>0</vt:i4>
      </vt:variant>
      <vt:variant>
        <vt:i4>5</vt:i4>
      </vt:variant>
      <vt:variant>
        <vt:lpwstr/>
      </vt:variant>
      <vt:variant>
        <vt:lpwstr>_Toc388220311</vt:lpwstr>
      </vt:variant>
      <vt:variant>
        <vt:i4>1835018</vt:i4>
      </vt:variant>
      <vt:variant>
        <vt:i4>503</vt:i4>
      </vt:variant>
      <vt:variant>
        <vt:i4>0</vt:i4>
      </vt:variant>
      <vt:variant>
        <vt:i4>5</vt:i4>
      </vt:variant>
      <vt:variant>
        <vt:lpwstr/>
      </vt:variant>
      <vt:variant>
        <vt:lpwstr>_Toc388220310</vt:lpwstr>
      </vt:variant>
      <vt:variant>
        <vt:i4>1900547</vt:i4>
      </vt:variant>
      <vt:variant>
        <vt:i4>497</vt:i4>
      </vt:variant>
      <vt:variant>
        <vt:i4>0</vt:i4>
      </vt:variant>
      <vt:variant>
        <vt:i4>5</vt:i4>
      </vt:variant>
      <vt:variant>
        <vt:lpwstr/>
      </vt:variant>
      <vt:variant>
        <vt:lpwstr>_Toc388220309</vt:lpwstr>
      </vt:variant>
      <vt:variant>
        <vt:i4>1900546</vt:i4>
      </vt:variant>
      <vt:variant>
        <vt:i4>491</vt:i4>
      </vt:variant>
      <vt:variant>
        <vt:i4>0</vt:i4>
      </vt:variant>
      <vt:variant>
        <vt:i4>5</vt:i4>
      </vt:variant>
      <vt:variant>
        <vt:lpwstr/>
      </vt:variant>
      <vt:variant>
        <vt:lpwstr>_Toc388220308</vt:lpwstr>
      </vt:variant>
      <vt:variant>
        <vt:i4>1900557</vt:i4>
      </vt:variant>
      <vt:variant>
        <vt:i4>485</vt:i4>
      </vt:variant>
      <vt:variant>
        <vt:i4>0</vt:i4>
      </vt:variant>
      <vt:variant>
        <vt:i4>5</vt:i4>
      </vt:variant>
      <vt:variant>
        <vt:lpwstr/>
      </vt:variant>
      <vt:variant>
        <vt:lpwstr>_Toc388220307</vt:lpwstr>
      </vt:variant>
      <vt:variant>
        <vt:i4>1900556</vt:i4>
      </vt:variant>
      <vt:variant>
        <vt:i4>479</vt:i4>
      </vt:variant>
      <vt:variant>
        <vt:i4>0</vt:i4>
      </vt:variant>
      <vt:variant>
        <vt:i4>5</vt:i4>
      </vt:variant>
      <vt:variant>
        <vt:lpwstr/>
      </vt:variant>
      <vt:variant>
        <vt:lpwstr>_Toc388220306</vt:lpwstr>
      </vt:variant>
      <vt:variant>
        <vt:i4>1900559</vt:i4>
      </vt:variant>
      <vt:variant>
        <vt:i4>473</vt:i4>
      </vt:variant>
      <vt:variant>
        <vt:i4>0</vt:i4>
      </vt:variant>
      <vt:variant>
        <vt:i4>5</vt:i4>
      </vt:variant>
      <vt:variant>
        <vt:lpwstr/>
      </vt:variant>
      <vt:variant>
        <vt:lpwstr>_Toc388220305</vt:lpwstr>
      </vt:variant>
      <vt:variant>
        <vt:i4>1900558</vt:i4>
      </vt:variant>
      <vt:variant>
        <vt:i4>467</vt:i4>
      </vt:variant>
      <vt:variant>
        <vt:i4>0</vt:i4>
      </vt:variant>
      <vt:variant>
        <vt:i4>5</vt:i4>
      </vt:variant>
      <vt:variant>
        <vt:lpwstr/>
      </vt:variant>
      <vt:variant>
        <vt:lpwstr>_Toc388220304</vt:lpwstr>
      </vt:variant>
      <vt:variant>
        <vt:i4>1900553</vt:i4>
      </vt:variant>
      <vt:variant>
        <vt:i4>461</vt:i4>
      </vt:variant>
      <vt:variant>
        <vt:i4>0</vt:i4>
      </vt:variant>
      <vt:variant>
        <vt:i4>5</vt:i4>
      </vt:variant>
      <vt:variant>
        <vt:lpwstr/>
      </vt:variant>
      <vt:variant>
        <vt:lpwstr>_Toc388220303</vt:lpwstr>
      </vt:variant>
      <vt:variant>
        <vt:i4>1900552</vt:i4>
      </vt:variant>
      <vt:variant>
        <vt:i4>455</vt:i4>
      </vt:variant>
      <vt:variant>
        <vt:i4>0</vt:i4>
      </vt:variant>
      <vt:variant>
        <vt:i4>5</vt:i4>
      </vt:variant>
      <vt:variant>
        <vt:lpwstr/>
      </vt:variant>
      <vt:variant>
        <vt:lpwstr>_Toc388220302</vt:lpwstr>
      </vt:variant>
      <vt:variant>
        <vt:i4>1900555</vt:i4>
      </vt:variant>
      <vt:variant>
        <vt:i4>449</vt:i4>
      </vt:variant>
      <vt:variant>
        <vt:i4>0</vt:i4>
      </vt:variant>
      <vt:variant>
        <vt:i4>5</vt:i4>
      </vt:variant>
      <vt:variant>
        <vt:lpwstr/>
      </vt:variant>
      <vt:variant>
        <vt:lpwstr>_Toc388220301</vt:lpwstr>
      </vt:variant>
      <vt:variant>
        <vt:i4>1900554</vt:i4>
      </vt:variant>
      <vt:variant>
        <vt:i4>443</vt:i4>
      </vt:variant>
      <vt:variant>
        <vt:i4>0</vt:i4>
      </vt:variant>
      <vt:variant>
        <vt:i4>5</vt:i4>
      </vt:variant>
      <vt:variant>
        <vt:lpwstr/>
      </vt:variant>
      <vt:variant>
        <vt:lpwstr>_Toc388220300</vt:lpwstr>
      </vt:variant>
      <vt:variant>
        <vt:i4>1310722</vt:i4>
      </vt:variant>
      <vt:variant>
        <vt:i4>437</vt:i4>
      </vt:variant>
      <vt:variant>
        <vt:i4>0</vt:i4>
      </vt:variant>
      <vt:variant>
        <vt:i4>5</vt:i4>
      </vt:variant>
      <vt:variant>
        <vt:lpwstr/>
      </vt:variant>
      <vt:variant>
        <vt:lpwstr>_Toc388220299</vt:lpwstr>
      </vt:variant>
      <vt:variant>
        <vt:i4>1310723</vt:i4>
      </vt:variant>
      <vt:variant>
        <vt:i4>431</vt:i4>
      </vt:variant>
      <vt:variant>
        <vt:i4>0</vt:i4>
      </vt:variant>
      <vt:variant>
        <vt:i4>5</vt:i4>
      </vt:variant>
      <vt:variant>
        <vt:lpwstr/>
      </vt:variant>
      <vt:variant>
        <vt:lpwstr>_Toc388220298</vt:lpwstr>
      </vt:variant>
      <vt:variant>
        <vt:i4>1310732</vt:i4>
      </vt:variant>
      <vt:variant>
        <vt:i4>425</vt:i4>
      </vt:variant>
      <vt:variant>
        <vt:i4>0</vt:i4>
      </vt:variant>
      <vt:variant>
        <vt:i4>5</vt:i4>
      </vt:variant>
      <vt:variant>
        <vt:lpwstr/>
      </vt:variant>
      <vt:variant>
        <vt:lpwstr>_Toc388220297</vt:lpwstr>
      </vt:variant>
      <vt:variant>
        <vt:i4>1310733</vt:i4>
      </vt:variant>
      <vt:variant>
        <vt:i4>419</vt:i4>
      </vt:variant>
      <vt:variant>
        <vt:i4>0</vt:i4>
      </vt:variant>
      <vt:variant>
        <vt:i4>5</vt:i4>
      </vt:variant>
      <vt:variant>
        <vt:lpwstr/>
      </vt:variant>
      <vt:variant>
        <vt:lpwstr>_Toc388220296</vt:lpwstr>
      </vt:variant>
      <vt:variant>
        <vt:i4>1310734</vt:i4>
      </vt:variant>
      <vt:variant>
        <vt:i4>413</vt:i4>
      </vt:variant>
      <vt:variant>
        <vt:i4>0</vt:i4>
      </vt:variant>
      <vt:variant>
        <vt:i4>5</vt:i4>
      </vt:variant>
      <vt:variant>
        <vt:lpwstr/>
      </vt:variant>
      <vt:variant>
        <vt:lpwstr>_Toc388220295</vt:lpwstr>
      </vt:variant>
      <vt:variant>
        <vt:i4>1310735</vt:i4>
      </vt:variant>
      <vt:variant>
        <vt:i4>407</vt:i4>
      </vt:variant>
      <vt:variant>
        <vt:i4>0</vt:i4>
      </vt:variant>
      <vt:variant>
        <vt:i4>5</vt:i4>
      </vt:variant>
      <vt:variant>
        <vt:lpwstr/>
      </vt:variant>
      <vt:variant>
        <vt:lpwstr>_Toc388220294</vt:lpwstr>
      </vt:variant>
      <vt:variant>
        <vt:i4>1310728</vt:i4>
      </vt:variant>
      <vt:variant>
        <vt:i4>401</vt:i4>
      </vt:variant>
      <vt:variant>
        <vt:i4>0</vt:i4>
      </vt:variant>
      <vt:variant>
        <vt:i4>5</vt:i4>
      </vt:variant>
      <vt:variant>
        <vt:lpwstr/>
      </vt:variant>
      <vt:variant>
        <vt:lpwstr>_Toc388220293</vt:lpwstr>
      </vt:variant>
      <vt:variant>
        <vt:i4>1310729</vt:i4>
      </vt:variant>
      <vt:variant>
        <vt:i4>395</vt:i4>
      </vt:variant>
      <vt:variant>
        <vt:i4>0</vt:i4>
      </vt:variant>
      <vt:variant>
        <vt:i4>5</vt:i4>
      </vt:variant>
      <vt:variant>
        <vt:lpwstr/>
      </vt:variant>
      <vt:variant>
        <vt:lpwstr>_Toc388220292</vt:lpwstr>
      </vt:variant>
      <vt:variant>
        <vt:i4>1310730</vt:i4>
      </vt:variant>
      <vt:variant>
        <vt:i4>389</vt:i4>
      </vt:variant>
      <vt:variant>
        <vt:i4>0</vt:i4>
      </vt:variant>
      <vt:variant>
        <vt:i4>5</vt:i4>
      </vt:variant>
      <vt:variant>
        <vt:lpwstr/>
      </vt:variant>
      <vt:variant>
        <vt:lpwstr>_Toc388220291</vt:lpwstr>
      </vt:variant>
      <vt:variant>
        <vt:i4>1310731</vt:i4>
      </vt:variant>
      <vt:variant>
        <vt:i4>383</vt:i4>
      </vt:variant>
      <vt:variant>
        <vt:i4>0</vt:i4>
      </vt:variant>
      <vt:variant>
        <vt:i4>5</vt:i4>
      </vt:variant>
      <vt:variant>
        <vt:lpwstr/>
      </vt:variant>
      <vt:variant>
        <vt:lpwstr>_Toc388220290</vt:lpwstr>
      </vt:variant>
      <vt:variant>
        <vt:i4>1376258</vt:i4>
      </vt:variant>
      <vt:variant>
        <vt:i4>377</vt:i4>
      </vt:variant>
      <vt:variant>
        <vt:i4>0</vt:i4>
      </vt:variant>
      <vt:variant>
        <vt:i4>5</vt:i4>
      </vt:variant>
      <vt:variant>
        <vt:lpwstr/>
      </vt:variant>
      <vt:variant>
        <vt:lpwstr>_Toc388220289</vt:lpwstr>
      </vt:variant>
      <vt:variant>
        <vt:i4>1703944</vt:i4>
      </vt:variant>
      <vt:variant>
        <vt:i4>368</vt:i4>
      </vt:variant>
      <vt:variant>
        <vt:i4>0</vt:i4>
      </vt:variant>
      <vt:variant>
        <vt:i4>5</vt:i4>
      </vt:variant>
      <vt:variant>
        <vt:lpwstr/>
      </vt:variant>
      <vt:variant>
        <vt:lpwstr>_Toc388220475</vt:lpwstr>
      </vt:variant>
      <vt:variant>
        <vt:i4>1703945</vt:i4>
      </vt:variant>
      <vt:variant>
        <vt:i4>362</vt:i4>
      </vt:variant>
      <vt:variant>
        <vt:i4>0</vt:i4>
      </vt:variant>
      <vt:variant>
        <vt:i4>5</vt:i4>
      </vt:variant>
      <vt:variant>
        <vt:lpwstr/>
      </vt:variant>
      <vt:variant>
        <vt:lpwstr>_Toc388220474</vt:lpwstr>
      </vt:variant>
      <vt:variant>
        <vt:i4>1703950</vt:i4>
      </vt:variant>
      <vt:variant>
        <vt:i4>356</vt:i4>
      </vt:variant>
      <vt:variant>
        <vt:i4>0</vt:i4>
      </vt:variant>
      <vt:variant>
        <vt:i4>5</vt:i4>
      </vt:variant>
      <vt:variant>
        <vt:lpwstr/>
      </vt:variant>
      <vt:variant>
        <vt:lpwstr>_Toc388220473</vt:lpwstr>
      </vt:variant>
      <vt:variant>
        <vt:i4>1703951</vt:i4>
      </vt:variant>
      <vt:variant>
        <vt:i4>350</vt:i4>
      </vt:variant>
      <vt:variant>
        <vt:i4>0</vt:i4>
      </vt:variant>
      <vt:variant>
        <vt:i4>5</vt:i4>
      </vt:variant>
      <vt:variant>
        <vt:lpwstr/>
      </vt:variant>
      <vt:variant>
        <vt:lpwstr>_Toc388220472</vt:lpwstr>
      </vt:variant>
      <vt:variant>
        <vt:i4>1703948</vt:i4>
      </vt:variant>
      <vt:variant>
        <vt:i4>344</vt:i4>
      </vt:variant>
      <vt:variant>
        <vt:i4>0</vt:i4>
      </vt:variant>
      <vt:variant>
        <vt:i4>5</vt:i4>
      </vt:variant>
      <vt:variant>
        <vt:lpwstr/>
      </vt:variant>
      <vt:variant>
        <vt:lpwstr>_Toc388220471</vt:lpwstr>
      </vt:variant>
      <vt:variant>
        <vt:i4>1703949</vt:i4>
      </vt:variant>
      <vt:variant>
        <vt:i4>338</vt:i4>
      </vt:variant>
      <vt:variant>
        <vt:i4>0</vt:i4>
      </vt:variant>
      <vt:variant>
        <vt:i4>5</vt:i4>
      </vt:variant>
      <vt:variant>
        <vt:lpwstr/>
      </vt:variant>
      <vt:variant>
        <vt:lpwstr>_Toc388220470</vt:lpwstr>
      </vt:variant>
      <vt:variant>
        <vt:i4>1769476</vt:i4>
      </vt:variant>
      <vt:variant>
        <vt:i4>332</vt:i4>
      </vt:variant>
      <vt:variant>
        <vt:i4>0</vt:i4>
      </vt:variant>
      <vt:variant>
        <vt:i4>5</vt:i4>
      </vt:variant>
      <vt:variant>
        <vt:lpwstr/>
      </vt:variant>
      <vt:variant>
        <vt:lpwstr>_Toc388220469</vt:lpwstr>
      </vt:variant>
      <vt:variant>
        <vt:i4>1769477</vt:i4>
      </vt:variant>
      <vt:variant>
        <vt:i4>326</vt:i4>
      </vt:variant>
      <vt:variant>
        <vt:i4>0</vt:i4>
      </vt:variant>
      <vt:variant>
        <vt:i4>5</vt:i4>
      </vt:variant>
      <vt:variant>
        <vt:lpwstr/>
      </vt:variant>
      <vt:variant>
        <vt:lpwstr>_Toc388220468</vt:lpwstr>
      </vt:variant>
      <vt:variant>
        <vt:i4>1769482</vt:i4>
      </vt:variant>
      <vt:variant>
        <vt:i4>320</vt:i4>
      </vt:variant>
      <vt:variant>
        <vt:i4>0</vt:i4>
      </vt:variant>
      <vt:variant>
        <vt:i4>5</vt:i4>
      </vt:variant>
      <vt:variant>
        <vt:lpwstr/>
      </vt:variant>
      <vt:variant>
        <vt:lpwstr>_Toc388220467</vt:lpwstr>
      </vt:variant>
      <vt:variant>
        <vt:i4>1769483</vt:i4>
      </vt:variant>
      <vt:variant>
        <vt:i4>314</vt:i4>
      </vt:variant>
      <vt:variant>
        <vt:i4>0</vt:i4>
      </vt:variant>
      <vt:variant>
        <vt:i4>5</vt:i4>
      </vt:variant>
      <vt:variant>
        <vt:lpwstr/>
      </vt:variant>
      <vt:variant>
        <vt:lpwstr>_Toc388220466</vt:lpwstr>
      </vt:variant>
      <vt:variant>
        <vt:i4>1769480</vt:i4>
      </vt:variant>
      <vt:variant>
        <vt:i4>308</vt:i4>
      </vt:variant>
      <vt:variant>
        <vt:i4>0</vt:i4>
      </vt:variant>
      <vt:variant>
        <vt:i4>5</vt:i4>
      </vt:variant>
      <vt:variant>
        <vt:lpwstr/>
      </vt:variant>
      <vt:variant>
        <vt:lpwstr>_Toc388220465</vt:lpwstr>
      </vt:variant>
      <vt:variant>
        <vt:i4>1769481</vt:i4>
      </vt:variant>
      <vt:variant>
        <vt:i4>302</vt:i4>
      </vt:variant>
      <vt:variant>
        <vt:i4>0</vt:i4>
      </vt:variant>
      <vt:variant>
        <vt:i4>5</vt:i4>
      </vt:variant>
      <vt:variant>
        <vt:lpwstr/>
      </vt:variant>
      <vt:variant>
        <vt:lpwstr>_Toc388220464</vt:lpwstr>
      </vt:variant>
      <vt:variant>
        <vt:i4>1769486</vt:i4>
      </vt:variant>
      <vt:variant>
        <vt:i4>296</vt:i4>
      </vt:variant>
      <vt:variant>
        <vt:i4>0</vt:i4>
      </vt:variant>
      <vt:variant>
        <vt:i4>5</vt:i4>
      </vt:variant>
      <vt:variant>
        <vt:lpwstr/>
      </vt:variant>
      <vt:variant>
        <vt:lpwstr>_Toc388220463</vt:lpwstr>
      </vt:variant>
      <vt:variant>
        <vt:i4>1769487</vt:i4>
      </vt:variant>
      <vt:variant>
        <vt:i4>290</vt:i4>
      </vt:variant>
      <vt:variant>
        <vt:i4>0</vt:i4>
      </vt:variant>
      <vt:variant>
        <vt:i4>5</vt:i4>
      </vt:variant>
      <vt:variant>
        <vt:lpwstr/>
      </vt:variant>
      <vt:variant>
        <vt:lpwstr>_Toc388220462</vt:lpwstr>
      </vt:variant>
      <vt:variant>
        <vt:i4>1769484</vt:i4>
      </vt:variant>
      <vt:variant>
        <vt:i4>284</vt:i4>
      </vt:variant>
      <vt:variant>
        <vt:i4>0</vt:i4>
      </vt:variant>
      <vt:variant>
        <vt:i4>5</vt:i4>
      </vt:variant>
      <vt:variant>
        <vt:lpwstr/>
      </vt:variant>
      <vt:variant>
        <vt:lpwstr>_Toc388220461</vt:lpwstr>
      </vt:variant>
      <vt:variant>
        <vt:i4>1769485</vt:i4>
      </vt:variant>
      <vt:variant>
        <vt:i4>278</vt:i4>
      </vt:variant>
      <vt:variant>
        <vt:i4>0</vt:i4>
      </vt:variant>
      <vt:variant>
        <vt:i4>5</vt:i4>
      </vt:variant>
      <vt:variant>
        <vt:lpwstr/>
      </vt:variant>
      <vt:variant>
        <vt:lpwstr>_Toc388220460</vt:lpwstr>
      </vt:variant>
      <vt:variant>
        <vt:i4>1572868</vt:i4>
      </vt:variant>
      <vt:variant>
        <vt:i4>272</vt:i4>
      </vt:variant>
      <vt:variant>
        <vt:i4>0</vt:i4>
      </vt:variant>
      <vt:variant>
        <vt:i4>5</vt:i4>
      </vt:variant>
      <vt:variant>
        <vt:lpwstr/>
      </vt:variant>
      <vt:variant>
        <vt:lpwstr>_Toc388220459</vt:lpwstr>
      </vt:variant>
      <vt:variant>
        <vt:i4>1572869</vt:i4>
      </vt:variant>
      <vt:variant>
        <vt:i4>266</vt:i4>
      </vt:variant>
      <vt:variant>
        <vt:i4>0</vt:i4>
      </vt:variant>
      <vt:variant>
        <vt:i4>5</vt:i4>
      </vt:variant>
      <vt:variant>
        <vt:lpwstr/>
      </vt:variant>
      <vt:variant>
        <vt:lpwstr>_Toc388220458</vt:lpwstr>
      </vt:variant>
      <vt:variant>
        <vt:i4>1572874</vt:i4>
      </vt:variant>
      <vt:variant>
        <vt:i4>260</vt:i4>
      </vt:variant>
      <vt:variant>
        <vt:i4>0</vt:i4>
      </vt:variant>
      <vt:variant>
        <vt:i4>5</vt:i4>
      </vt:variant>
      <vt:variant>
        <vt:lpwstr/>
      </vt:variant>
      <vt:variant>
        <vt:lpwstr>_Toc388220457</vt:lpwstr>
      </vt:variant>
      <vt:variant>
        <vt:i4>1572875</vt:i4>
      </vt:variant>
      <vt:variant>
        <vt:i4>254</vt:i4>
      </vt:variant>
      <vt:variant>
        <vt:i4>0</vt:i4>
      </vt:variant>
      <vt:variant>
        <vt:i4>5</vt:i4>
      </vt:variant>
      <vt:variant>
        <vt:lpwstr/>
      </vt:variant>
      <vt:variant>
        <vt:lpwstr>_Toc388220456</vt:lpwstr>
      </vt:variant>
      <vt:variant>
        <vt:i4>1572872</vt:i4>
      </vt:variant>
      <vt:variant>
        <vt:i4>248</vt:i4>
      </vt:variant>
      <vt:variant>
        <vt:i4>0</vt:i4>
      </vt:variant>
      <vt:variant>
        <vt:i4>5</vt:i4>
      </vt:variant>
      <vt:variant>
        <vt:lpwstr/>
      </vt:variant>
      <vt:variant>
        <vt:lpwstr>_Toc388220455</vt:lpwstr>
      </vt:variant>
      <vt:variant>
        <vt:i4>1572873</vt:i4>
      </vt:variant>
      <vt:variant>
        <vt:i4>242</vt:i4>
      </vt:variant>
      <vt:variant>
        <vt:i4>0</vt:i4>
      </vt:variant>
      <vt:variant>
        <vt:i4>5</vt:i4>
      </vt:variant>
      <vt:variant>
        <vt:lpwstr/>
      </vt:variant>
      <vt:variant>
        <vt:lpwstr>_Toc388220454</vt:lpwstr>
      </vt:variant>
      <vt:variant>
        <vt:i4>1572878</vt:i4>
      </vt:variant>
      <vt:variant>
        <vt:i4>236</vt:i4>
      </vt:variant>
      <vt:variant>
        <vt:i4>0</vt:i4>
      </vt:variant>
      <vt:variant>
        <vt:i4>5</vt:i4>
      </vt:variant>
      <vt:variant>
        <vt:lpwstr/>
      </vt:variant>
      <vt:variant>
        <vt:lpwstr>_Toc388220453</vt:lpwstr>
      </vt:variant>
      <vt:variant>
        <vt:i4>1572879</vt:i4>
      </vt:variant>
      <vt:variant>
        <vt:i4>230</vt:i4>
      </vt:variant>
      <vt:variant>
        <vt:i4>0</vt:i4>
      </vt:variant>
      <vt:variant>
        <vt:i4>5</vt:i4>
      </vt:variant>
      <vt:variant>
        <vt:lpwstr/>
      </vt:variant>
      <vt:variant>
        <vt:lpwstr>_Toc388220452</vt:lpwstr>
      </vt:variant>
      <vt:variant>
        <vt:i4>1572876</vt:i4>
      </vt:variant>
      <vt:variant>
        <vt:i4>224</vt:i4>
      </vt:variant>
      <vt:variant>
        <vt:i4>0</vt:i4>
      </vt:variant>
      <vt:variant>
        <vt:i4>5</vt:i4>
      </vt:variant>
      <vt:variant>
        <vt:lpwstr/>
      </vt:variant>
      <vt:variant>
        <vt:lpwstr>_Toc388220451</vt:lpwstr>
      </vt:variant>
      <vt:variant>
        <vt:i4>1572877</vt:i4>
      </vt:variant>
      <vt:variant>
        <vt:i4>218</vt:i4>
      </vt:variant>
      <vt:variant>
        <vt:i4>0</vt:i4>
      </vt:variant>
      <vt:variant>
        <vt:i4>5</vt:i4>
      </vt:variant>
      <vt:variant>
        <vt:lpwstr/>
      </vt:variant>
      <vt:variant>
        <vt:lpwstr>_Toc388220450</vt:lpwstr>
      </vt:variant>
      <vt:variant>
        <vt:i4>1638404</vt:i4>
      </vt:variant>
      <vt:variant>
        <vt:i4>212</vt:i4>
      </vt:variant>
      <vt:variant>
        <vt:i4>0</vt:i4>
      </vt:variant>
      <vt:variant>
        <vt:i4>5</vt:i4>
      </vt:variant>
      <vt:variant>
        <vt:lpwstr/>
      </vt:variant>
      <vt:variant>
        <vt:lpwstr>_Toc388220449</vt:lpwstr>
      </vt:variant>
      <vt:variant>
        <vt:i4>1638405</vt:i4>
      </vt:variant>
      <vt:variant>
        <vt:i4>206</vt:i4>
      </vt:variant>
      <vt:variant>
        <vt:i4>0</vt:i4>
      </vt:variant>
      <vt:variant>
        <vt:i4>5</vt:i4>
      </vt:variant>
      <vt:variant>
        <vt:lpwstr/>
      </vt:variant>
      <vt:variant>
        <vt:lpwstr>_Toc388220448</vt:lpwstr>
      </vt:variant>
      <vt:variant>
        <vt:i4>1638410</vt:i4>
      </vt:variant>
      <vt:variant>
        <vt:i4>200</vt:i4>
      </vt:variant>
      <vt:variant>
        <vt:i4>0</vt:i4>
      </vt:variant>
      <vt:variant>
        <vt:i4>5</vt:i4>
      </vt:variant>
      <vt:variant>
        <vt:lpwstr/>
      </vt:variant>
      <vt:variant>
        <vt:lpwstr>_Toc388220447</vt:lpwstr>
      </vt:variant>
      <vt:variant>
        <vt:i4>1638411</vt:i4>
      </vt:variant>
      <vt:variant>
        <vt:i4>194</vt:i4>
      </vt:variant>
      <vt:variant>
        <vt:i4>0</vt:i4>
      </vt:variant>
      <vt:variant>
        <vt:i4>5</vt:i4>
      </vt:variant>
      <vt:variant>
        <vt:lpwstr/>
      </vt:variant>
      <vt:variant>
        <vt:lpwstr>_Toc388220446</vt:lpwstr>
      </vt:variant>
      <vt:variant>
        <vt:i4>1638408</vt:i4>
      </vt:variant>
      <vt:variant>
        <vt:i4>188</vt:i4>
      </vt:variant>
      <vt:variant>
        <vt:i4>0</vt:i4>
      </vt:variant>
      <vt:variant>
        <vt:i4>5</vt:i4>
      </vt:variant>
      <vt:variant>
        <vt:lpwstr/>
      </vt:variant>
      <vt:variant>
        <vt:lpwstr>_Toc388220445</vt:lpwstr>
      </vt:variant>
      <vt:variant>
        <vt:i4>1638409</vt:i4>
      </vt:variant>
      <vt:variant>
        <vt:i4>182</vt:i4>
      </vt:variant>
      <vt:variant>
        <vt:i4>0</vt:i4>
      </vt:variant>
      <vt:variant>
        <vt:i4>5</vt:i4>
      </vt:variant>
      <vt:variant>
        <vt:lpwstr/>
      </vt:variant>
      <vt:variant>
        <vt:lpwstr>_Toc388220444</vt:lpwstr>
      </vt:variant>
      <vt:variant>
        <vt:i4>1638414</vt:i4>
      </vt:variant>
      <vt:variant>
        <vt:i4>176</vt:i4>
      </vt:variant>
      <vt:variant>
        <vt:i4>0</vt:i4>
      </vt:variant>
      <vt:variant>
        <vt:i4>5</vt:i4>
      </vt:variant>
      <vt:variant>
        <vt:lpwstr/>
      </vt:variant>
      <vt:variant>
        <vt:lpwstr>_Toc388220443</vt:lpwstr>
      </vt:variant>
      <vt:variant>
        <vt:i4>1638415</vt:i4>
      </vt:variant>
      <vt:variant>
        <vt:i4>170</vt:i4>
      </vt:variant>
      <vt:variant>
        <vt:i4>0</vt:i4>
      </vt:variant>
      <vt:variant>
        <vt:i4>5</vt:i4>
      </vt:variant>
      <vt:variant>
        <vt:lpwstr/>
      </vt:variant>
      <vt:variant>
        <vt:lpwstr>_Toc388220442</vt:lpwstr>
      </vt:variant>
      <vt:variant>
        <vt:i4>1638412</vt:i4>
      </vt:variant>
      <vt:variant>
        <vt:i4>164</vt:i4>
      </vt:variant>
      <vt:variant>
        <vt:i4>0</vt:i4>
      </vt:variant>
      <vt:variant>
        <vt:i4>5</vt:i4>
      </vt:variant>
      <vt:variant>
        <vt:lpwstr/>
      </vt:variant>
      <vt:variant>
        <vt:lpwstr>_Toc388220441</vt:lpwstr>
      </vt:variant>
      <vt:variant>
        <vt:i4>1638413</vt:i4>
      </vt:variant>
      <vt:variant>
        <vt:i4>158</vt:i4>
      </vt:variant>
      <vt:variant>
        <vt:i4>0</vt:i4>
      </vt:variant>
      <vt:variant>
        <vt:i4>5</vt:i4>
      </vt:variant>
      <vt:variant>
        <vt:lpwstr/>
      </vt:variant>
      <vt:variant>
        <vt:lpwstr>_Toc388220440</vt:lpwstr>
      </vt:variant>
      <vt:variant>
        <vt:i4>1966084</vt:i4>
      </vt:variant>
      <vt:variant>
        <vt:i4>152</vt:i4>
      </vt:variant>
      <vt:variant>
        <vt:i4>0</vt:i4>
      </vt:variant>
      <vt:variant>
        <vt:i4>5</vt:i4>
      </vt:variant>
      <vt:variant>
        <vt:lpwstr/>
      </vt:variant>
      <vt:variant>
        <vt:lpwstr>_Toc388220439</vt:lpwstr>
      </vt:variant>
      <vt:variant>
        <vt:i4>1966085</vt:i4>
      </vt:variant>
      <vt:variant>
        <vt:i4>146</vt:i4>
      </vt:variant>
      <vt:variant>
        <vt:i4>0</vt:i4>
      </vt:variant>
      <vt:variant>
        <vt:i4>5</vt:i4>
      </vt:variant>
      <vt:variant>
        <vt:lpwstr/>
      </vt:variant>
      <vt:variant>
        <vt:lpwstr>_Toc388220438</vt:lpwstr>
      </vt:variant>
      <vt:variant>
        <vt:i4>1966090</vt:i4>
      </vt:variant>
      <vt:variant>
        <vt:i4>140</vt:i4>
      </vt:variant>
      <vt:variant>
        <vt:i4>0</vt:i4>
      </vt:variant>
      <vt:variant>
        <vt:i4>5</vt:i4>
      </vt:variant>
      <vt:variant>
        <vt:lpwstr/>
      </vt:variant>
      <vt:variant>
        <vt:lpwstr>_Toc388220437</vt:lpwstr>
      </vt:variant>
      <vt:variant>
        <vt:i4>1966091</vt:i4>
      </vt:variant>
      <vt:variant>
        <vt:i4>134</vt:i4>
      </vt:variant>
      <vt:variant>
        <vt:i4>0</vt:i4>
      </vt:variant>
      <vt:variant>
        <vt:i4>5</vt:i4>
      </vt:variant>
      <vt:variant>
        <vt:lpwstr/>
      </vt:variant>
      <vt:variant>
        <vt:lpwstr>_Toc388220436</vt:lpwstr>
      </vt:variant>
      <vt:variant>
        <vt:i4>1966088</vt:i4>
      </vt:variant>
      <vt:variant>
        <vt:i4>128</vt:i4>
      </vt:variant>
      <vt:variant>
        <vt:i4>0</vt:i4>
      </vt:variant>
      <vt:variant>
        <vt:i4>5</vt:i4>
      </vt:variant>
      <vt:variant>
        <vt:lpwstr/>
      </vt:variant>
      <vt:variant>
        <vt:lpwstr>_Toc388220435</vt:lpwstr>
      </vt:variant>
      <vt:variant>
        <vt:i4>1966089</vt:i4>
      </vt:variant>
      <vt:variant>
        <vt:i4>122</vt:i4>
      </vt:variant>
      <vt:variant>
        <vt:i4>0</vt:i4>
      </vt:variant>
      <vt:variant>
        <vt:i4>5</vt:i4>
      </vt:variant>
      <vt:variant>
        <vt:lpwstr/>
      </vt:variant>
      <vt:variant>
        <vt:lpwstr>_Toc388220434</vt:lpwstr>
      </vt:variant>
      <vt:variant>
        <vt:i4>1966094</vt:i4>
      </vt:variant>
      <vt:variant>
        <vt:i4>116</vt:i4>
      </vt:variant>
      <vt:variant>
        <vt:i4>0</vt:i4>
      </vt:variant>
      <vt:variant>
        <vt:i4>5</vt:i4>
      </vt:variant>
      <vt:variant>
        <vt:lpwstr/>
      </vt:variant>
      <vt:variant>
        <vt:lpwstr>_Toc388220433</vt:lpwstr>
      </vt:variant>
      <vt:variant>
        <vt:i4>1966095</vt:i4>
      </vt:variant>
      <vt:variant>
        <vt:i4>110</vt:i4>
      </vt:variant>
      <vt:variant>
        <vt:i4>0</vt:i4>
      </vt:variant>
      <vt:variant>
        <vt:i4>5</vt:i4>
      </vt:variant>
      <vt:variant>
        <vt:lpwstr/>
      </vt:variant>
      <vt:variant>
        <vt:lpwstr>_Toc388220432</vt:lpwstr>
      </vt:variant>
      <vt:variant>
        <vt:i4>1966092</vt:i4>
      </vt:variant>
      <vt:variant>
        <vt:i4>104</vt:i4>
      </vt:variant>
      <vt:variant>
        <vt:i4>0</vt:i4>
      </vt:variant>
      <vt:variant>
        <vt:i4>5</vt:i4>
      </vt:variant>
      <vt:variant>
        <vt:lpwstr/>
      </vt:variant>
      <vt:variant>
        <vt:lpwstr>_Toc388220431</vt:lpwstr>
      </vt:variant>
      <vt:variant>
        <vt:i4>1966093</vt:i4>
      </vt:variant>
      <vt:variant>
        <vt:i4>98</vt:i4>
      </vt:variant>
      <vt:variant>
        <vt:i4>0</vt:i4>
      </vt:variant>
      <vt:variant>
        <vt:i4>5</vt:i4>
      </vt:variant>
      <vt:variant>
        <vt:lpwstr/>
      </vt:variant>
      <vt:variant>
        <vt:lpwstr>_Toc388220430</vt:lpwstr>
      </vt:variant>
      <vt:variant>
        <vt:i4>2031620</vt:i4>
      </vt:variant>
      <vt:variant>
        <vt:i4>92</vt:i4>
      </vt:variant>
      <vt:variant>
        <vt:i4>0</vt:i4>
      </vt:variant>
      <vt:variant>
        <vt:i4>5</vt:i4>
      </vt:variant>
      <vt:variant>
        <vt:lpwstr/>
      </vt:variant>
      <vt:variant>
        <vt:lpwstr>_Toc388220429</vt:lpwstr>
      </vt:variant>
      <vt:variant>
        <vt:i4>2031621</vt:i4>
      </vt:variant>
      <vt:variant>
        <vt:i4>86</vt:i4>
      </vt:variant>
      <vt:variant>
        <vt:i4>0</vt:i4>
      </vt:variant>
      <vt:variant>
        <vt:i4>5</vt:i4>
      </vt:variant>
      <vt:variant>
        <vt:lpwstr/>
      </vt:variant>
      <vt:variant>
        <vt:lpwstr>_Toc388220428</vt:lpwstr>
      </vt:variant>
      <vt:variant>
        <vt:i4>2031626</vt:i4>
      </vt:variant>
      <vt:variant>
        <vt:i4>80</vt:i4>
      </vt:variant>
      <vt:variant>
        <vt:i4>0</vt:i4>
      </vt:variant>
      <vt:variant>
        <vt:i4>5</vt:i4>
      </vt:variant>
      <vt:variant>
        <vt:lpwstr/>
      </vt:variant>
      <vt:variant>
        <vt:lpwstr>_Toc388220427</vt:lpwstr>
      </vt:variant>
      <vt:variant>
        <vt:i4>2031627</vt:i4>
      </vt:variant>
      <vt:variant>
        <vt:i4>74</vt:i4>
      </vt:variant>
      <vt:variant>
        <vt:i4>0</vt:i4>
      </vt:variant>
      <vt:variant>
        <vt:i4>5</vt:i4>
      </vt:variant>
      <vt:variant>
        <vt:lpwstr/>
      </vt:variant>
      <vt:variant>
        <vt:lpwstr>_Toc388220426</vt:lpwstr>
      </vt:variant>
      <vt:variant>
        <vt:i4>2031624</vt:i4>
      </vt:variant>
      <vt:variant>
        <vt:i4>68</vt:i4>
      </vt:variant>
      <vt:variant>
        <vt:i4>0</vt:i4>
      </vt:variant>
      <vt:variant>
        <vt:i4>5</vt:i4>
      </vt:variant>
      <vt:variant>
        <vt:lpwstr/>
      </vt:variant>
      <vt:variant>
        <vt:lpwstr>_Toc388220425</vt:lpwstr>
      </vt:variant>
      <vt:variant>
        <vt:i4>2031625</vt:i4>
      </vt:variant>
      <vt:variant>
        <vt:i4>62</vt:i4>
      </vt:variant>
      <vt:variant>
        <vt:i4>0</vt:i4>
      </vt:variant>
      <vt:variant>
        <vt:i4>5</vt:i4>
      </vt:variant>
      <vt:variant>
        <vt:lpwstr/>
      </vt:variant>
      <vt:variant>
        <vt:lpwstr>_Toc388220424</vt:lpwstr>
      </vt:variant>
      <vt:variant>
        <vt:i4>2031630</vt:i4>
      </vt:variant>
      <vt:variant>
        <vt:i4>56</vt:i4>
      </vt:variant>
      <vt:variant>
        <vt:i4>0</vt:i4>
      </vt:variant>
      <vt:variant>
        <vt:i4>5</vt:i4>
      </vt:variant>
      <vt:variant>
        <vt:lpwstr/>
      </vt:variant>
      <vt:variant>
        <vt:lpwstr>_Toc388220423</vt:lpwstr>
      </vt:variant>
      <vt:variant>
        <vt:i4>2031631</vt:i4>
      </vt:variant>
      <vt:variant>
        <vt:i4>50</vt:i4>
      </vt:variant>
      <vt:variant>
        <vt:i4>0</vt:i4>
      </vt:variant>
      <vt:variant>
        <vt:i4>5</vt:i4>
      </vt:variant>
      <vt:variant>
        <vt:lpwstr/>
      </vt:variant>
      <vt:variant>
        <vt:lpwstr>_Toc388220422</vt:lpwstr>
      </vt:variant>
      <vt:variant>
        <vt:i4>2031628</vt:i4>
      </vt:variant>
      <vt:variant>
        <vt:i4>44</vt:i4>
      </vt:variant>
      <vt:variant>
        <vt:i4>0</vt:i4>
      </vt:variant>
      <vt:variant>
        <vt:i4>5</vt:i4>
      </vt:variant>
      <vt:variant>
        <vt:lpwstr/>
      </vt:variant>
      <vt:variant>
        <vt:lpwstr>_Toc388220421</vt:lpwstr>
      </vt:variant>
      <vt:variant>
        <vt:i4>2031629</vt:i4>
      </vt:variant>
      <vt:variant>
        <vt:i4>38</vt:i4>
      </vt:variant>
      <vt:variant>
        <vt:i4>0</vt:i4>
      </vt:variant>
      <vt:variant>
        <vt:i4>5</vt:i4>
      </vt:variant>
      <vt:variant>
        <vt:lpwstr/>
      </vt:variant>
      <vt:variant>
        <vt:lpwstr>_Toc388220420</vt:lpwstr>
      </vt:variant>
      <vt:variant>
        <vt:i4>1835012</vt:i4>
      </vt:variant>
      <vt:variant>
        <vt:i4>32</vt:i4>
      </vt:variant>
      <vt:variant>
        <vt:i4>0</vt:i4>
      </vt:variant>
      <vt:variant>
        <vt:i4>5</vt:i4>
      </vt:variant>
      <vt:variant>
        <vt:lpwstr/>
      </vt:variant>
      <vt:variant>
        <vt:lpwstr>_Toc388220419</vt:lpwstr>
      </vt:variant>
      <vt:variant>
        <vt:i4>1835013</vt:i4>
      </vt:variant>
      <vt:variant>
        <vt:i4>26</vt:i4>
      </vt:variant>
      <vt:variant>
        <vt:i4>0</vt:i4>
      </vt:variant>
      <vt:variant>
        <vt:i4>5</vt:i4>
      </vt:variant>
      <vt:variant>
        <vt:lpwstr/>
      </vt:variant>
      <vt:variant>
        <vt:lpwstr>_Toc388220418</vt:lpwstr>
      </vt:variant>
      <vt:variant>
        <vt:i4>1835018</vt:i4>
      </vt:variant>
      <vt:variant>
        <vt:i4>20</vt:i4>
      </vt:variant>
      <vt:variant>
        <vt:i4>0</vt:i4>
      </vt:variant>
      <vt:variant>
        <vt:i4>5</vt:i4>
      </vt:variant>
      <vt:variant>
        <vt:lpwstr/>
      </vt:variant>
      <vt:variant>
        <vt:lpwstr>_Toc388220417</vt:lpwstr>
      </vt:variant>
      <vt:variant>
        <vt:i4>1835019</vt:i4>
      </vt:variant>
      <vt:variant>
        <vt:i4>14</vt:i4>
      </vt:variant>
      <vt:variant>
        <vt:i4>0</vt:i4>
      </vt:variant>
      <vt:variant>
        <vt:i4>5</vt:i4>
      </vt:variant>
      <vt:variant>
        <vt:lpwstr/>
      </vt:variant>
      <vt:variant>
        <vt:lpwstr>_Toc388220416</vt:lpwstr>
      </vt:variant>
      <vt:variant>
        <vt:i4>1835016</vt:i4>
      </vt:variant>
      <vt:variant>
        <vt:i4>8</vt:i4>
      </vt:variant>
      <vt:variant>
        <vt:i4>0</vt:i4>
      </vt:variant>
      <vt:variant>
        <vt:i4>5</vt:i4>
      </vt:variant>
      <vt:variant>
        <vt:lpwstr/>
      </vt:variant>
      <vt:variant>
        <vt:lpwstr>_Toc388220415</vt:lpwstr>
      </vt:variant>
      <vt:variant>
        <vt:i4>1835017</vt:i4>
      </vt:variant>
      <vt:variant>
        <vt:i4>2</vt:i4>
      </vt:variant>
      <vt:variant>
        <vt:i4>0</vt:i4>
      </vt:variant>
      <vt:variant>
        <vt:i4>5</vt:i4>
      </vt:variant>
      <vt:variant>
        <vt:lpwstr/>
      </vt:variant>
      <vt:variant>
        <vt:lpwstr>_Toc388220414</vt:lpwstr>
      </vt:variant>
      <vt:variant>
        <vt:i4>6750235</vt:i4>
      </vt:variant>
      <vt:variant>
        <vt:i4>139884</vt:i4>
      </vt:variant>
      <vt:variant>
        <vt:i4>1030</vt:i4>
      </vt:variant>
      <vt:variant>
        <vt:i4>1</vt:i4>
      </vt:variant>
      <vt:variant>
        <vt:lpwstr>UsecaseMain</vt:lpwstr>
      </vt:variant>
      <vt:variant>
        <vt:lpwstr/>
      </vt:variant>
      <vt:variant>
        <vt:i4>7405593</vt:i4>
      </vt:variant>
      <vt:variant>
        <vt:i4>140114</vt:i4>
      </vt:variant>
      <vt:variant>
        <vt:i4>1031</vt:i4>
      </vt:variant>
      <vt:variant>
        <vt:i4>1</vt:i4>
      </vt:variant>
      <vt:variant>
        <vt:lpwstr>usecaseScan</vt:lpwstr>
      </vt:variant>
      <vt:variant>
        <vt:lpwstr/>
      </vt:variant>
      <vt:variant>
        <vt:i4>7864340</vt:i4>
      </vt:variant>
      <vt:variant>
        <vt:i4>141248</vt:i4>
      </vt:variant>
      <vt:variant>
        <vt:i4>1032</vt:i4>
      </vt:variant>
      <vt:variant>
        <vt:i4>1</vt:i4>
      </vt:variant>
      <vt:variant>
        <vt:lpwstr>UsecaseLichQuet</vt:lpwstr>
      </vt:variant>
      <vt:variant>
        <vt:lpwstr/>
      </vt:variant>
      <vt:variant>
        <vt:i4>6815867</vt:i4>
      </vt:variant>
      <vt:variant>
        <vt:i4>142592</vt:i4>
      </vt:variant>
      <vt:variant>
        <vt:i4>1034</vt:i4>
      </vt:variant>
      <vt:variant>
        <vt:i4>1</vt:i4>
      </vt:variant>
      <vt:variant>
        <vt:lpwstr>usecaseLog</vt:lpwstr>
      </vt:variant>
      <vt:variant>
        <vt:lpwstr/>
      </vt:variant>
      <vt:variant>
        <vt:i4>1507438</vt:i4>
      </vt:variant>
      <vt:variant>
        <vt:i4>143748</vt:i4>
      </vt:variant>
      <vt:variant>
        <vt:i4>1033</vt:i4>
      </vt:variant>
      <vt:variant>
        <vt:i4>1</vt:i4>
      </vt:variant>
      <vt:variant>
        <vt:lpwstr>UsecaseBackup</vt:lpwstr>
      </vt:variant>
      <vt:variant>
        <vt:lpwstr/>
      </vt:variant>
      <vt:variant>
        <vt:i4>7995405</vt:i4>
      </vt:variant>
      <vt:variant>
        <vt:i4>144752</vt:i4>
      </vt:variant>
      <vt:variant>
        <vt:i4>1038</vt:i4>
      </vt:variant>
      <vt:variant>
        <vt:i4>1</vt:i4>
      </vt:variant>
      <vt:variant>
        <vt:lpwstr>trinhtuScan</vt:lpwstr>
      </vt:variant>
      <vt:variant>
        <vt:lpwstr/>
      </vt:variant>
      <vt:variant>
        <vt:i4>851986</vt:i4>
      </vt:variant>
      <vt:variant>
        <vt:i4>146286</vt:i4>
      </vt:variant>
      <vt:variant>
        <vt:i4>1039</vt:i4>
      </vt:variant>
      <vt:variant>
        <vt:i4>1</vt:i4>
      </vt:variant>
      <vt:variant>
        <vt:lpwstr>scan</vt:lpwstr>
      </vt:variant>
      <vt:variant>
        <vt:lpwstr/>
      </vt:variant>
      <vt:variant>
        <vt:i4>1441811</vt:i4>
      </vt:variant>
      <vt:variant>
        <vt:i4>146358</vt:i4>
      </vt:variant>
      <vt:variant>
        <vt:i4>1040</vt:i4>
      </vt:variant>
      <vt:variant>
        <vt:i4>1</vt:i4>
      </vt:variant>
      <vt:variant>
        <vt:lpwstr>schedule</vt:lpwstr>
      </vt:variant>
      <vt:variant>
        <vt:lpwstr/>
      </vt:variant>
      <vt:variant>
        <vt:i4>3473430</vt:i4>
      </vt:variant>
      <vt:variant>
        <vt:i4>148926</vt:i4>
      </vt:variant>
      <vt:variant>
        <vt:i4>1035</vt:i4>
      </vt:variant>
      <vt:variant>
        <vt:i4>1</vt:i4>
      </vt:variant>
      <vt:variant>
        <vt:lpwstr>Screen Shot 2014-05-19 at 0</vt:lpwstr>
      </vt:variant>
      <vt:variant>
        <vt:lpwstr/>
      </vt:variant>
      <vt:variant>
        <vt:i4>3473430</vt:i4>
      </vt:variant>
      <vt:variant>
        <vt:i4>149288</vt:i4>
      </vt:variant>
      <vt:variant>
        <vt:i4>1036</vt:i4>
      </vt:variant>
      <vt:variant>
        <vt:i4>1</vt:i4>
      </vt:variant>
      <vt:variant>
        <vt:lpwstr>Screen Shot 2014-05-19 at 0</vt:lpwstr>
      </vt:variant>
      <vt:variant>
        <vt:lpwstr/>
      </vt:variant>
      <vt:variant>
        <vt:i4>3473430</vt:i4>
      </vt:variant>
      <vt:variant>
        <vt:i4>150056</vt:i4>
      </vt:variant>
      <vt:variant>
        <vt:i4>1037</vt:i4>
      </vt:variant>
      <vt:variant>
        <vt:i4>1</vt:i4>
      </vt:variant>
      <vt:variant>
        <vt:lpwstr>Screen Shot 2014-05-19 at 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BÁCH KHOA HÀ NỘI</dc:title>
  <dc:creator>Khoa Cong nghe Thong tin</dc:creator>
  <cp:lastModifiedBy>Hung Nguyen</cp:lastModifiedBy>
  <cp:revision>784</cp:revision>
  <cp:lastPrinted>2014-05-29T11:22:00Z</cp:lastPrinted>
  <dcterms:created xsi:type="dcterms:W3CDTF">2015-05-12T17:59:00Z</dcterms:created>
  <dcterms:modified xsi:type="dcterms:W3CDTF">2015-05-26T10:45:00Z</dcterms:modified>
</cp:coreProperties>
</file>